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36BC2A" w14:textId="77777777" w:rsidR="00DC7497" w:rsidRPr="00DC7497" w:rsidRDefault="00DC7497" w:rsidP="00DC7497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b/>
          <w:bCs/>
          <w:color w:val="008000"/>
          <w:sz w:val="26"/>
          <w:szCs w:val="26"/>
          <w:lang w:eastAsia="ru-RU"/>
        </w:rPr>
        <w:t>1. Первичный скоринг возможной сделки​​</w:t>
      </w:r>
      <w:r w:rsidRPr="00DC7497">
        <w:rPr>
          <w:rFonts w:ascii="Segoe UI" w:eastAsia="Times New Roman" w:hAnsi="Segoe UI" w:cs="Segoe UI"/>
          <w:color w:val="444444"/>
          <w:sz w:val="26"/>
          <w:szCs w:val="26"/>
          <w:shd w:val="clear" w:color="auto" w:fill="FFFFFF"/>
          <w:lang w:eastAsia="ru-RU"/>
        </w:rPr>
        <w:t> ​​</w:t>
      </w:r>
    </w:p>
    <w:p w14:paraId="78DD69AD" w14:textId="77777777" w:rsidR="00DC7497" w:rsidRPr="00DC7497" w:rsidRDefault="00DC7497" w:rsidP="00DC7497">
      <w:pPr>
        <w:spacing w:after="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1.1 </w:t>
      </w:r>
      <w:hyperlink r:id="rId5" w:history="1">
        <w:r w:rsidRPr="00DC7497">
          <w:rPr>
            <w:rFonts w:ascii="Segoe UI" w:eastAsia="Times New Roman" w:hAnsi="Segoe UI" w:cs="Segoe UI"/>
            <w:color w:val="0072C6"/>
            <w:u w:val="single"/>
            <w:shd w:val="clear" w:color="auto" w:fill="FFFFFF"/>
            <w:lang w:eastAsia="ru-RU"/>
          </w:rPr>
          <w:t>На этапе пресейла</w:t>
        </w:r>
      </w:hyperlink>
      <w:r w:rsidRPr="00DC7497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 Менеджер по продаже решений </w:t>
      </w:r>
      <w:r w:rsidRPr="00DC7497">
        <w:rPr>
          <w:rFonts w:ascii="Segoe UI" w:eastAsia="Times New Roman" w:hAnsi="Segoe UI" w:cs="Segoe UI"/>
          <w:i/>
          <w:iCs/>
          <w:color w:val="444444"/>
          <w:shd w:val="clear" w:color="auto" w:fill="FFFFFF"/>
          <w:lang w:eastAsia="ru-RU"/>
        </w:rPr>
        <w:t>(</w:t>
      </w:r>
      <w:hyperlink r:id="rId6" w:history="1">
        <w:r w:rsidRPr="00DC7497">
          <w:rPr>
            <w:rFonts w:ascii="Segoe UI" w:eastAsia="Times New Roman" w:hAnsi="Segoe UI" w:cs="Segoe UI"/>
            <w:i/>
            <w:iCs/>
            <w:color w:val="0072C6"/>
            <w:shd w:val="clear" w:color="auto" w:fill="FFFFFF"/>
            <w:lang w:eastAsia="ru-RU"/>
          </w:rPr>
          <w:t>SS</w:t>
        </w:r>
      </w:hyperlink>
      <w:r w:rsidRPr="00DC7497">
        <w:rPr>
          <w:rFonts w:ascii="Segoe UI" w:eastAsia="Times New Roman" w:hAnsi="Segoe UI" w:cs="Segoe UI"/>
          <w:i/>
          <w:iCs/>
          <w:color w:val="444444"/>
          <w:shd w:val="clear" w:color="auto" w:fill="FFFFFF"/>
          <w:lang w:eastAsia="ru-RU"/>
        </w:rPr>
        <w:t>)</w:t>
      </w:r>
      <w:r w:rsidRPr="00DC7497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 проводит скоринг Возможной Сделки, определяет требования к результатам </w:t>
      </w:r>
      <w:hyperlink r:id="rId7" w:history="1">
        <w:r w:rsidRPr="00DC7497">
          <w:rPr>
            <w:rFonts w:ascii="Segoe UI" w:eastAsia="Times New Roman" w:hAnsi="Segoe UI" w:cs="Segoe UI"/>
            <w:color w:val="0072C6"/>
            <w:shd w:val="clear" w:color="auto" w:fill="FFFFFF"/>
            <w:lang w:eastAsia="ru-RU"/>
          </w:rPr>
          <w:t>проекта,</w:t>
        </w:r>
      </w:hyperlink>
      <w:r w:rsidRPr="00DC7497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 его целесообразность, параметры, определяет перечень заинтересованных лиц заказчика, ответственных за формализацию требований к результатам проекта, и достижение основных целей проекта​.</w:t>
      </w:r>
    </w:p>
    <w:p w14:paraId="612C0A8E" w14:textId="77777777" w:rsidR="00DC7497" w:rsidRPr="00DC7497" w:rsidRDefault="00DC7497" w:rsidP="00DC7497">
      <w:pPr>
        <w:spacing w:after="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​</w:t>
      </w:r>
    </w:p>
    <w:p w14:paraId="719DDB66" w14:textId="77777777" w:rsidR="00DC7497" w:rsidRPr="00DC7497" w:rsidRDefault="00DC7497" w:rsidP="00DC7497">
      <w:pPr>
        <w:spacing w:after="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shd w:val="clear" w:color="auto" w:fill="FFFFFF"/>
          <w:lang w:eastAsia="ru-RU"/>
        </w:rPr>
      </w:pPr>
      <w:r w:rsidRPr="00DC7497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Критерии качественно проработанных целей и требований к результатам проекта:</w:t>
      </w:r>
    </w:p>
    <w:p w14:paraId="4FF6D4E2" w14:textId="77777777" w:rsidR="00DC7497" w:rsidRPr="00DC7497" w:rsidRDefault="00DC7497" w:rsidP="00DC749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shd w:val="clear" w:color="auto" w:fill="FFFFFF"/>
          <w:lang w:eastAsia="ru-RU"/>
        </w:rPr>
      </w:pPr>
      <w:r w:rsidRPr="00DC7497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Заинтересованные стороны имеют одинаковое понимание результатов проекта;</w:t>
      </w:r>
    </w:p>
    <w:p w14:paraId="4B51D39E" w14:textId="77777777" w:rsidR="00DC7497" w:rsidRPr="00DC7497" w:rsidRDefault="00DC7497" w:rsidP="00DC749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shd w:val="clear" w:color="auto" w:fill="FFFFFF"/>
          <w:lang w:eastAsia="ru-RU"/>
        </w:rPr>
      </w:pPr>
      <w:r w:rsidRPr="00DC7497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Отсутствуют недокументированные и скрытые требования к результатам проекта;</w:t>
      </w:r>
    </w:p>
    <w:p w14:paraId="1D30355C" w14:textId="77777777" w:rsidR="00DC7497" w:rsidRPr="00DC7497" w:rsidRDefault="00DC7497" w:rsidP="00DC749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shd w:val="clear" w:color="auto" w:fill="FFFFFF"/>
          <w:lang w:eastAsia="ru-RU"/>
        </w:rPr>
      </w:pPr>
      <w:r w:rsidRPr="00DC7497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​Формализованное определение требований достаточно подробно, чтобы можно было определить архитектуру решения, задачи по проекту.</w:t>
      </w:r>
    </w:p>
    <w:p w14:paraId="5D7BBF8B" w14:textId="77777777" w:rsidR="00DC7497" w:rsidRPr="00DC7497" w:rsidRDefault="00DC7497" w:rsidP="00DC7497">
      <w:pPr>
        <w:spacing w:after="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1.2 За организацию эффективных коммуникаций для идентификации требований к результатам проекта и получение всей необходимой для этого информации от заказчика отвечает Аккаунт-менеджер. </w:t>
      </w:r>
      <w:r w:rsidRPr="00DC7497">
        <w:rPr>
          <w:rFonts w:ascii="Segoe UI" w:eastAsia="Times New Roman" w:hAnsi="Segoe UI" w:cs="Segoe UI"/>
          <w:b/>
          <w:bCs/>
          <w:color w:val="444444"/>
          <w:shd w:val="clear" w:color="auto" w:fill="FFFFFF"/>
          <w:lang w:eastAsia="ru-RU"/>
        </w:rPr>
        <w:t>До подготовки ТКП и отправки его Заказчику </w:t>
      </w:r>
      <w:hyperlink r:id="rId8" w:anchor="Zagolovok14" w:history="1">
        <w:r w:rsidRPr="00DC7497">
          <w:rPr>
            <w:rFonts w:ascii="Segoe UI" w:eastAsia="Times New Roman" w:hAnsi="Segoe UI" w:cs="Segoe UI"/>
            <w:b/>
            <w:bCs/>
            <w:color w:val="0072C6"/>
            <w:shd w:val="clear" w:color="auto" w:fill="FFFFFF"/>
            <w:lang w:eastAsia="ru-RU"/>
          </w:rPr>
          <w:t>АМ согласует условия сделки внутри Компани​и</w:t>
        </w:r>
      </w:hyperlink>
      <w:r w:rsidRPr="00DC7497">
        <w:rPr>
          <w:rFonts w:ascii="Calibri" w:eastAsia="Times New Roman" w:hAnsi="Calibri" w:cs="Calibri"/>
          <w:b/>
          <w:bCs/>
          <w:color w:val="444444"/>
          <w:shd w:val="clear" w:color="auto" w:fill="FFFFFF"/>
          <w:lang w:eastAsia="ru-RU"/>
        </w:rPr>
        <w:t>.​</w:t>
      </w:r>
    </w:p>
    <w:p w14:paraId="6F702F61" w14:textId="77777777" w:rsidR="00DC7497" w:rsidRPr="00DC7497" w:rsidRDefault="00DC7497" w:rsidP="00DC7497">
      <w:pPr>
        <w:spacing w:after="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</w:p>
    <w:p w14:paraId="3DD68E0E" w14:textId="77777777" w:rsidR="00DC7497" w:rsidRPr="00DC7497" w:rsidRDefault="00DC7497" w:rsidP="00DC7497">
      <w:pPr>
        <w:spacing w:after="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1.3 </w:t>
      </w:r>
      <w:r w:rsidRPr="00DC7497">
        <w:rPr>
          <w:rFonts w:ascii="Segoe UI" w:eastAsia="Times New Roman" w:hAnsi="Segoe UI" w:cs="Segoe UI"/>
          <w:b/>
          <w:bCs/>
          <w:color w:val="444444"/>
          <w:lang w:eastAsia="ru-RU"/>
        </w:rPr>
        <w:t>Для создания спецификаци</w:t>
      </w:r>
      <w:r w:rsidRPr="00DC7497">
        <w:rPr>
          <w:rFonts w:ascii="Segoe UI" w:eastAsia="Times New Roman" w:hAnsi="Segoe UI" w:cs="Segoe UI"/>
          <w:b/>
          <w:bCs/>
          <w:color w:val="444444"/>
          <w:shd w:val="clear" w:color="auto" w:fill="FFFFFF"/>
          <w:lang w:eastAsia="ru-RU"/>
        </w:rPr>
        <w:t>и</w:t>
      </w:r>
      <w:r w:rsidRPr="00DC7497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 АМ/SS</w:t>
      </w:r>
      <w:r w:rsidRPr="00DC7497">
        <w:rPr>
          <w:rFonts w:ascii="Segoe UI" w:eastAsia="Times New Roman" w:hAnsi="Segoe UI" w:cs="Segoe UI"/>
          <w:i/>
          <w:iCs/>
          <w:color w:val="444444"/>
          <w:shd w:val="clear" w:color="auto" w:fill="FFFFFF"/>
          <w:lang w:eastAsia="ru-RU"/>
        </w:rPr>
        <w:t> </w:t>
      </w:r>
      <w:r w:rsidRPr="00DC7497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создает Заявку на расчёт в CRM.​ </w:t>
      </w:r>
      <w:r w:rsidRPr="00DC7497">
        <w:rPr>
          <w:rFonts w:ascii="Segoe UI" w:eastAsia="Times New Roman" w:hAnsi="Segoe UI" w:cs="Segoe UI"/>
          <w:color w:val="444444"/>
          <w:lang w:eastAsia="ru-RU"/>
        </w:rPr>
        <w:t>Подробнее </w:t>
      </w:r>
      <w:hyperlink r:id="rId9" w:history="1">
        <w:r w:rsidRPr="00DC7497">
          <w:rPr>
            <w:rFonts w:ascii="Segoe UI" w:eastAsia="Times New Roman" w:hAnsi="Segoe UI" w:cs="Segoe UI"/>
            <w:color w:val="0072C6"/>
            <w:lang w:eastAsia="ru-RU"/>
          </w:rPr>
          <w:t>Создание заявки на расчёт в CRM</w:t>
        </w:r>
      </w:hyperlink>
      <w:r w:rsidRPr="00DC7497">
        <w:rPr>
          <w:rFonts w:ascii="Segoe UI" w:eastAsia="Times New Roman" w:hAnsi="Segoe UI" w:cs="Segoe UI"/>
          <w:color w:val="444444"/>
          <w:lang w:eastAsia="ru-RU"/>
        </w:rPr>
        <w:t>. </w:t>
      </w:r>
    </w:p>
    <w:p w14:paraId="6B1485A0" w14:textId="77777777" w:rsidR="00DC7497" w:rsidRPr="00DC7497" w:rsidRDefault="00DC7497" w:rsidP="00DC7497">
      <w:pPr>
        <w:spacing w:after="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За формирование спецификации на оборудование и программное обеспечение (далее HW, ПО) отвечает </w:t>
      </w:r>
      <w:r w:rsidRPr="00DC7497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Квотатор, PPS и/или BDM.​ ​</w:t>
      </w:r>
    </w:p>
    <w:p w14:paraId="0D574377" w14:textId="77777777" w:rsidR="00DC7497" w:rsidRPr="00DC7497" w:rsidRDefault="00DC7497" w:rsidP="00DC7497">
      <w:pPr>
        <w:spacing w:after="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</w:p>
    <w:p w14:paraId="67C3D4EA" w14:textId="77777777" w:rsidR="00DC7497" w:rsidRPr="00DC7497" w:rsidRDefault="00DC7497" w:rsidP="00DC7497">
      <w:pPr>
        <w:spacing w:after="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1.4 </w:t>
      </w:r>
      <w:r w:rsidRPr="00DC7497">
        <w:rPr>
          <w:rFonts w:ascii="Segoe UI" w:eastAsia="Times New Roman" w:hAnsi="Segoe UI" w:cs="Segoe UI"/>
          <w:color w:val="444444"/>
          <w:shd w:val="clear" w:color="auto" w:fill="FFFFFF"/>
          <w:lang w:val="en-US" w:eastAsia="ru-RU"/>
        </w:rPr>
        <w:t>TPS</w:t>
      </w:r>
      <w:r w:rsidRPr="00DC7497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 самостоятельно </w:t>
      </w:r>
      <w:proofErr w:type="spellStart"/>
      <w:r w:rsidRPr="00DC7497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валидирует</w:t>
      </w:r>
      <w:proofErr w:type="spellEnd"/>
      <w:r w:rsidRPr="00DC7497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 спецификацию по 3м направлениям:</w:t>
      </w:r>
    </w:p>
    <w:p w14:paraId="5ECC070C" w14:textId="77777777" w:rsidR="00DC7497" w:rsidRPr="00DC7497" w:rsidRDefault="00DC7497" w:rsidP="00DC749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​инженерная инфраструктура, </w:t>
      </w:r>
    </w:p>
    <w:p w14:paraId="543742BB" w14:textId="77777777" w:rsidR="00DC7497" w:rsidRPr="00DC7497" w:rsidRDefault="00DC7497" w:rsidP="00DC749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мультимедийные системы, </w:t>
      </w:r>
    </w:p>
    <w:p w14:paraId="6707E4EF" w14:textId="77777777" w:rsidR="00DC7497" w:rsidRPr="00DC7497" w:rsidRDefault="00DC7497" w:rsidP="00DC749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видео-</w:t>
      </w:r>
      <w:proofErr w:type="spellStart"/>
      <w:r w:rsidRPr="00DC7497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конференц</w:t>
      </w:r>
      <w:proofErr w:type="spellEnd"/>
      <w:r w:rsidRPr="00DC7497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 xml:space="preserve"> связь и телефония. ​</w:t>
      </w:r>
    </w:p>
    <w:p w14:paraId="34E69F55" w14:textId="77777777" w:rsidR="00DC7497" w:rsidRPr="00DC7497" w:rsidRDefault="00DC7497" w:rsidP="00DC74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15"/>
      </w:tblGrid>
      <w:tr w:rsidR="00DC7497" w:rsidRPr="00DC7497" w14:paraId="2D13DAAE" w14:textId="77777777" w:rsidTr="00DC7497">
        <w:tc>
          <w:tcPr>
            <w:tcW w:w="0" w:type="auto"/>
            <w:shd w:val="clear" w:color="auto" w:fill="D8D8D8"/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0E7B590C" w14:textId="77777777" w:rsidR="00DC7497" w:rsidRPr="00DC7497" w:rsidRDefault="00DC7497" w:rsidP="00DC74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7497">
              <w:rPr>
                <w:rFonts w:ascii="Times New Roman" w:eastAsia="Times New Roman" w:hAnsi="Times New Roman" w:cs="Times New Roman"/>
                <w:b/>
                <w:bCs/>
                <w:color w:val="8B0000"/>
                <w:lang w:eastAsia="ru-RU"/>
              </w:rPr>
              <w:t>​Важно:</w:t>
            </w:r>
            <w:r w:rsidRPr="00DC7497">
              <w:rPr>
                <w:rFonts w:ascii="Times New Roman" w:eastAsia="Times New Roman" w:hAnsi="Times New Roman" w:cs="Times New Roman"/>
                <w:color w:val="8B0000"/>
                <w:lang w:eastAsia="ru-RU"/>
              </w:rPr>
              <w:t> </w:t>
            </w:r>
            <w:r w:rsidRPr="00DC7497">
              <w:rPr>
                <w:rFonts w:ascii="Times New Roman" w:eastAsia="Times New Roman" w:hAnsi="Times New Roman" w:cs="Times New Roman"/>
                <w:color w:val="444444"/>
                <w:lang w:eastAsia="ru-RU"/>
              </w:rPr>
              <w:t>АМ и SS </w:t>
            </w:r>
            <w:r w:rsidRPr="00DC7497">
              <w:rPr>
                <w:rFonts w:ascii="Times New Roman" w:eastAsia="Times New Roman" w:hAnsi="Times New Roman" w:cs="Times New Roman"/>
                <w:b/>
                <w:bCs/>
                <w:color w:val="444444"/>
                <w:lang w:eastAsia="ru-RU"/>
              </w:rPr>
              <w:t>не должны согласовать </w:t>
            </w:r>
            <w:r w:rsidRPr="00DC7497">
              <w:rPr>
                <w:rFonts w:ascii="Times New Roman" w:eastAsia="Times New Roman" w:hAnsi="Times New Roman" w:cs="Times New Roman"/>
                <w:color w:val="444444"/>
                <w:lang w:eastAsia="ru-RU"/>
              </w:rPr>
              <w:t>требования к результатам проекта с заказчиком отдельно от архитектуры решения, спецификаций на оборудование, ПО, работы и услуги, их стоимости и сроков исполнения. </w:t>
            </w:r>
            <w:r w:rsidRPr="00DC7497">
              <w:rPr>
                <w:rFonts w:ascii="Times New Roman" w:eastAsia="Times New Roman" w:hAnsi="Times New Roman" w:cs="Times New Roman"/>
                <w:b/>
                <w:bCs/>
                <w:color w:val="444444"/>
                <w:lang w:eastAsia="ru-RU"/>
              </w:rPr>
              <w:t>Это может привести к невозможности их реализации.</w:t>
            </w:r>
          </w:p>
        </w:tc>
      </w:tr>
    </w:tbl>
    <w:p w14:paraId="6DB91D53" w14:textId="77777777" w:rsidR="00DC7497" w:rsidRPr="00DC7497" w:rsidRDefault="00DC7497" w:rsidP="00DC7497">
      <w:pPr>
        <w:spacing w:after="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  <w:t>​​</w:t>
      </w:r>
    </w:p>
    <w:p w14:paraId="71A6EA5E" w14:textId="77777777" w:rsidR="00DC7497" w:rsidRPr="00DC7497" w:rsidRDefault="00DC7497" w:rsidP="00DC7497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1.5 После проведения скоринга Возможной сделки и определения требований SS привлекает Техническую дирекцию. </w:t>
      </w:r>
    </w:p>
    <w:p w14:paraId="2B7A03AC" w14:textId="77777777" w:rsidR="00DC7497" w:rsidRPr="00DC7497" w:rsidRDefault="00DC7497" w:rsidP="00DC7497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Для её привлечения </w:t>
      </w:r>
      <w:hyperlink r:id="rId10" w:history="1">
        <w:r w:rsidRPr="00DC7497">
          <w:rPr>
            <w:rFonts w:ascii="Segoe UI" w:eastAsia="Times New Roman" w:hAnsi="Segoe UI" w:cs="Segoe UI"/>
            <w:color w:val="0072C6"/>
            <w:shd w:val="clear" w:color="auto" w:fill="FFFFFF"/>
            <w:lang w:eastAsia="ru-RU"/>
          </w:rPr>
          <w:t>SS</w:t>
        </w:r>
      </w:hyperlink>
      <w:r w:rsidRPr="00DC7497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 создаёт </w:t>
      </w:r>
      <w:r w:rsidRPr="00DC7497">
        <w:rPr>
          <w:rFonts w:ascii="Segoe UI" w:eastAsia="Times New Roman" w:hAnsi="Segoe UI" w:cs="Segoe UI"/>
          <w:b/>
          <w:bCs/>
          <w:color w:val="444444"/>
          <w:shd w:val="clear" w:color="auto" w:fill="FFFFFF"/>
          <w:lang w:eastAsia="ru-RU"/>
        </w:rPr>
        <w:t>Заявку на пресейл, </w:t>
      </w:r>
      <w:r w:rsidRPr="00DC7497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прикладывая всю необходимую документацию и заполненный скоринг:</w:t>
      </w:r>
    </w:p>
    <w:p w14:paraId="02EBAA24" w14:textId="77777777" w:rsidR="00DC7497" w:rsidRPr="00DC7497" w:rsidRDefault="002809FF" w:rsidP="00DC7497">
      <w:pPr>
        <w:numPr>
          <w:ilvl w:val="0"/>
          <w:numId w:val="3"/>
        </w:num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hyperlink r:id="rId11" w:history="1">
        <w:r w:rsidR="00DC7497" w:rsidRPr="00DC7497">
          <w:rPr>
            <w:rFonts w:ascii="Segoe UI" w:eastAsia="Times New Roman" w:hAnsi="Segoe UI" w:cs="Segoe UI"/>
            <w:color w:val="0072C6"/>
            <w:lang w:eastAsia="ru-RU"/>
          </w:rPr>
          <w:t>Скоринг для направления инфраструктурных решений</w:t>
        </w:r>
      </w:hyperlink>
      <w:r w:rsidR="00DC7497" w:rsidRPr="00DC7497"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  <w:t>,</w:t>
      </w:r>
    </w:p>
    <w:p w14:paraId="25EAD396" w14:textId="77777777" w:rsidR="00DC7497" w:rsidRPr="00DC7497" w:rsidRDefault="002809FF" w:rsidP="00DC7497">
      <w:pPr>
        <w:numPr>
          <w:ilvl w:val="0"/>
          <w:numId w:val="3"/>
        </w:num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hyperlink r:id="rId12" w:history="1">
        <w:r w:rsidR="00DC7497" w:rsidRPr="00DC7497">
          <w:rPr>
            <w:rFonts w:ascii="Segoe UI" w:eastAsia="Times New Roman" w:hAnsi="Segoe UI" w:cs="Segoe UI"/>
            <w:color w:val="0072C6"/>
            <w:lang w:eastAsia="ru-RU"/>
          </w:rPr>
          <w:t>Скоринг для направления технической поддержки и сервиса (​</w:t>
        </w:r>
        <w:proofErr w:type="spellStart"/>
        <w:r w:rsidR="00DC7497" w:rsidRPr="00DC7497">
          <w:rPr>
            <w:rFonts w:ascii="Segoe UI" w:eastAsia="Times New Roman" w:hAnsi="Segoe UI" w:cs="Segoe UI"/>
            <w:color w:val="0072C6"/>
            <w:lang w:eastAsia="ru-RU"/>
          </w:rPr>
          <w:t>ДСиТП</w:t>
        </w:r>
        <w:proofErr w:type="spellEnd"/>
        <w:r w:rsidR="00DC7497" w:rsidRPr="00DC7497">
          <w:rPr>
            <w:rFonts w:ascii="Segoe UI" w:eastAsia="Times New Roman" w:hAnsi="Segoe UI" w:cs="Segoe UI"/>
            <w:color w:val="0072C6"/>
            <w:lang w:eastAsia="ru-RU"/>
          </w:rPr>
          <w:t>)</w:t>
        </w:r>
      </w:hyperlink>
      <w:r w:rsidR="00DC7497" w:rsidRPr="00DC7497">
        <w:rPr>
          <w:rFonts w:ascii="Segoe UI" w:eastAsia="Times New Roman" w:hAnsi="Segoe UI" w:cs="Segoe UI"/>
          <w:color w:val="444444"/>
          <w:lang w:eastAsia="ru-RU"/>
        </w:rPr>
        <w:t>,</w:t>
      </w:r>
      <w:r w:rsidR="00DC7497" w:rsidRPr="00DC7497"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  <w:t>​</w:t>
      </w:r>
    </w:p>
    <w:p w14:paraId="3CC3F74A" w14:textId="77777777" w:rsidR="00DC7497" w:rsidRPr="00DC7497" w:rsidRDefault="002809FF" w:rsidP="00DC7497">
      <w:pPr>
        <w:numPr>
          <w:ilvl w:val="0"/>
          <w:numId w:val="3"/>
        </w:num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hyperlink r:id="rId13" w:history="1">
        <w:r w:rsidR="00DC7497" w:rsidRPr="00DC7497">
          <w:rPr>
            <w:rFonts w:ascii="Segoe UI" w:eastAsia="Times New Roman" w:hAnsi="Segoe UI" w:cs="Segoe UI"/>
            <w:color w:val="0072C6"/>
            <w:lang w:eastAsia="ru-RU"/>
          </w:rPr>
          <w:t>Скоринг для направления реализации программных решений (ДРПР)</w:t>
        </w:r>
      </w:hyperlink>
      <w:r w:rsidR="00DC7497" w:rsidRPr="00DC7497">
        <w:rPr>
          <w:rFonts w:ascii="Segoe UI" w:eastAsia="Times New Roman" w:hAnsi="Segoe UI" w:cs="Segoe UI"/>
          <w:color w:val="444444"/>
          <w:lang w:eastAsia="ru-RU"/>
        </w:rPr>
        <w:t> 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15"/>
      </w:tblGrid>
      <w:tr w:rsidR="00DC7497" w:rsidRPr="00DC7497" w14:paraId="2A45C5D1" w14:textId="77777777" w:rsidTr="00DC7497">
        <w:tc>
          <w:tcPr>
            <w:tcW w:w="0" w:type="auto"/>
            <w:shd w:val="clear" w:color="auto" w:fill="D8D8D8"/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44F29B8A" w14:textId="77777777" w:rsidR="00DC7497" w:rsidRPr="00DC7497" w:rsidRDefault="00DC7497" w:rsidP="00DC7497">
            <w:pPr>
              <w:spacing w:after="0" w:line="240" w:lineRule="auto"/>
              <w:divId w:val="66043162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7497">
              <w:rPr>
                <w:rFonts w:ascii="Times New Roman" w:eastAsia="Times New Roman" w:hAnsi="Times New Roman" w:cs="Times New Roman"/>
                <w:b/>
                <w:bCs/>
                <w:color w:val="8B0000"/>
                <w:lang w:eastAsia="ru-RU"/>
              </w:rPr>
              <w:t>​Важно:</w:t>
            </w:r>
            <w:r w:rsidRPr="00DC7497">
              <w:rPr>
                <w:rFonts w:ascii="Times New Roman" w:eastAsia="Times New Roman" w:hAnsi="Times New Roman" w:cs="Times New Roman"/>
                <w:color w:val="8B0000"/>
                <w:shd w:val="clear" w:color="auto" w:fill="D8D8D8"/>
                <w:lang w:eastAsia="ru-RU"/>
              </w:rPr>
              <w:t> </w:t>
            </w:r>
            <w:r w:rsidRPr="00DC7497">
              <w:rPr>
                <w:rFonts w:ascii="Segoe UI" w:eastAsia="Times New Roman" w:hAnsi="Segoe UI" w:cs="Segoe UI"/>
                <w:shd w:val="clear" w:color="auto" w:fill="D8D8D8"/>
                <w:lang w:eastAsia="ru-RU"/>
              </w:rPr>
              <w:t>Расчёт должен быть инициирован за 2 недели до подачи конкурса. При невыполнении сроков Заявка </w:t>
            </w:r>
            <w:r w:rsidRPr="00DC7497">
              <w:rPr>
                <w:rFonts w:ascii="Segoe UI" w:eastAsia="Times New Roman" w:hAnsi="Segoe UI" w:cs="Segoe UI"/>
                <w:b/>
                <w:bCs/>
                <w:shd w:val="clear" w:color="auto" w:fill="D8D8D8"/>
                <w:lang w:eastAsia="ru-RU"/>
              </w:rPr>
              <w:t>отклоняется TPS.  </w:t>
            </w:r>
          </w:p>
        </w:tc>
      </w:tr>
    </w:tbl>
    <w:p w14:paraId="51C29DBE" w14:textId="77777777" w:rsidR="00DC7497" w:rsidRPr="00DC7497" w:rsidRDefault="00DC7497" w:rsidP="00DC7497">
      <w:pPr>
        <w:spacing w:after="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  <w:t>​​​​​​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15"/>
      </w:tblGrid>
      <w:tr w:rsidR="00DC7497" w:rsidRPr="00DC7497" w14:paraId="177C0E72" w14:textId="77777777" w:rsidTr="00DC7497">
        <w:tc>
          <w:tcPr>
            <w:tcW w:w="14184" w:type="dxa"/>
            <w:shd w:val="clear" w:color="auto" w:fill="D8D8D8"/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322A726B" w14:textId="77777777" w:rsidR="00DC7497" w:rsidRPr="00DC7497" w:rsidRDefault="00DC7497" w:rsidP="00DC74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7497">
              <w:rPr>
                <w:rFonts w:ascii="Times New Roman" w:eastAsia="Times New Roman" w:hAnsi="Times New Roman" w:cs="Times New Roman"/>
                <w:b/>
                <w:bCs/>
                <w:color w:val="8B0000"/>
                <w:lang w:eastAsia="ru-RU"/>
              </w:rPr>
              <w:t>Важно:</w:t>
            </w:r>
            <w:r w:rsidRPr="00DC7497">
              <w:rPr>
                <w:rFonts w:ascii="Times New Roman" w:eastAsia="Times New Roman" w:hAnsi="Times New Roman" w:cs="Times New Roman"/>
                <w:lang w:eastAsia="ru-RU"/>
              </w:rPr>
              <w:t xml:space="preserve"> В случае нарушений процесса продажи сделки (в частности, продажа сделки без расчета себестоимости работ от Технической дирекции и / или Дирекции ИБ), приводящих к ущербу (перерасход, дополнительные расходы и т.д.), минусы по сделке будут распространяться на всю команду продаж, включая все роли (АМ, SS, PPS, BDM и проч.) до уровня директора управления. Ответственность применяется по факту признания нарушений процессов данного регламента и </w:t>
            </w:r>
            <w:proofErr w:type="spellStart"/>
            <w:r w:rsidRPr="00DC7497">
              <w:rPr>
                <w:rFonts w:ascii="Times New Roman" w:eastAsia="Times New Roman" w:hAnsi="Times New Roman" w:cs="Times New Roman"/>
                <w:lang w:eastAsia="ru-RU"/>
              </w:rPr>
              <w:t>регл</w:t>
            </w:r>
            <w:proofErr w:type="spellEnd"/>
            <w:r w:rsidRPr="00DC7497">
              <w:rPr>
                <w:rFonts w:ascii="Times New Roman" w:eastAsia="Times New Roman" w:hAnsi="Times New Roman" w:cs="Times New Roman"/>
                <w:lang w:eastAsia="ru-RU"/>
              </w:rPr>
              <w:t>​</w:t>
            </w:r>
            <w:proofErr w:type="spellStart"/>
            <w:r w:rsidRPr="00DC7497">
              <w:rPr>
                <w:rFonts w:ascii="Times New Roman" w:eastAsia="Times New Roman" w:hAnsi="Times New Roman" w:cs="Times New Roman"/>
                <w:lang w:eastAsia="ru-RU"/>
              </w:rPr>
              <w:t>аментов</w:t>
            </w:r>
            <w:proofErr w:type="spellEnd"/>
            <w:r w:rsidRPr="00DC7497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  <w:hyperlink r:id="rId14" w:history="1">
              <w:r w:rsidRPr="00DC7497">
                <w:rPr>
                  <w:rFonts w:ascii="Times New Roman" w:eastAsia="Times New Roman" w:hAnsi="Times New Roman" w:cs="Times New Roman"/>
                  <w:color w:val="0072C6"/>
                  <w:lang w:eastAsia="ru-RU"/>
                </w:rPr>
                <w:t>95.02 Пресейловая деятельность УИБ​​</w:t>
              </w:r>
            </w:hyperlink>
            <w:r w:rsidRPr="00DC7497">
              <w:rPr>
                <w:rFonts w:ascii="Times New Roman" w:eastAsia="Times New Roman" w:hAnsi="Times New Roman" w:cs="Times New Roman"/>
                <w:lang w:eastAsia="ru-RU"/>
              </w:rPr>
              <w:t>, </w:t>
            </w:r>
            <w:hyperlink r:id="rId15" w:history="1">
              <w:r w:rsidRPr="00DC7497">
                <w:rPr>
                  <w:rFonts w:ascii="Times New Roman" w:eastAsia="Times New Roman" w:hAnsi="Times New Roman" w:cs="Times New Roman"/>
                  <w:color w:val="0072C6"/>
                  <w:lang w:eastAsia="ru-RU"/>
                </w:rPr>
                <w:t>7.09 Руководство по продажам</w:t>
              </w:r>
            </w:hyperlink>
            <w:r w:rsidRPr="00DC7497">
              <w:rPr>
                <w:rFonts w:ascii="Times New Roman" w:eastAsia="Times New Roman" w:hAnsi="Times New Roman" w:cs="Times New Roman"/>
                <w:lang w:eastAsia="ru-RU"/>
              </w:rPr>
              <w:t>, </w:t>
            </w:r>
            <w:hyperlink r:id="rId16" w:history="1">
              <w:r w:rsidRPr="00DC7497">
                <w:rPr>
                  <w:rFonts w:ascii="Times New Roman" w:eastAsia="Times New Roman" w:hAnsi="Times New Roman" w:cs="Times New Roman"/>
                  <w:color w:val="0072C6"/>
                  <w:lang w:eastAsia="ru-RU"/>
                </w:rPr>
                <w:t>53.04 Маржа. Учет маржи для ПО, HW, Услуг, Cloud и Подписки,</w:t>
              </w:r>
            </w:hyperlink>
            <w:r w:rsidRPr="00DC74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  <w:hyperlink r:id="rId17" w:anchor="Zagolovok17" w:history="1">
              <w:r w:rsidRPr="00DC7497">
                <w:rPr>
                  <w:rFonts w:ascii="Times New Roman" w:eastAsia="Times New Roman" w:hAnsi="Times New Roman" w:cs="Times New Roman"/>
                  <w:color w:val="0072C6"/>
                  <w:lang w:eastAsia="ru-RU"/>
                </w:rPr>
                <w:t>53.04 Маржа Корректировки маржи (вычеты)​</w:t>
              </w:r>
            </w:hyperlink>
            <w:r w:rsidRPr="00DC7497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 w:rsidRPr="00DC7497"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r w:rsidRPr="00DC7497"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r w:rsidRPr="00DC7497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Если в результате аудита было выявлено нарушение установленных треб​</w:t>
            </w:r>
            <w:proofErr w:type="spellStart"/>
            <w:r w:rsidRPr="00DC7497">
              <w:rPr>
                <w:rFonts w:ascii="Times New Roman" w:eastAsia="Times New Roman" w:hAnsi="Times New Roman" w:cs="Times New Roman"/>
                <w:lang w:eastAsia="ru-RU"/>
              </w:rPr>
              <w:t>ований</w:t>
            </w:r>
            <w:proofErr w:type="spellEnd"/>
            <w:r w:rsidRPr="00DC7497">
              <w:rPr>
                <w:rFonts w:ascii="Times New Roman" w:eastAsia="Times New Roman" w:hAnsi="Times New Roman" w:cs="Times New Roman"/>
                <w:lang w:eastAsia="ru-RU"/>
              </w:rPr>
              <w:t xml:space="preserve"> сотрудником, то рассчитанная за соответствующий период времени премия выплачивается сотруднику не в полном объёме (уменьшенном размере или полностью не выплачивается). Подробнее </w:t>
            </w:r>
            <w:hyperlink r:id="rId18" w:history="1">
              <w:r w:rsidRPr="00DC7497">
                <w:rPr>
                  <w:rFonts w:ascii="Times New Roman" w:eastAsia="Times New Roman" w:hAnsi="Times New Roman" w:cs="Times New Roman"/>
                  <w:color w:val="0072C6"/>
                  <w:lang w:eastAsia="ru-RU"/>
                </w:rPr>
                <w:t>31.81 Ответственность за нарушения в работе с клиентскими сделками​​.​</w:t>
              </w:r>
            </w:hyperlink>
            <w:r w:rsidRPr="00DC7497"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r w:rsidRPr="00DC7497">
              <w:rPr>
                <w:rFonts w:ascii="Times New Roman" w:eastAsia="Times New Roman" w:hAnsi="Times New Roman" w:cs="Times New Roman"/>
                <w:lang w:eastAsia="ru-RU"/>
              </w:rPr>
              <w:br/>
              <w:t>Окончательное решение принимается</w:t>
            </w:r>
          </w:p>
          <w:p w14:paraId="21743808" w14:textId="77777777" w:rsidR="00DC7497" w:rsidRPr="00DC7497" w:rsidRDefault="00DC7497" w:rsidP="00DC7497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7497">
              <w:rPr>
                <w:rFonts w:ascii="Times New Roman" w:eastAsia="Times New Roman" w:hAnsi="Times New Roman" w:cs="Times New Roman"/>
                <w:lang w:eastAsia="ru-RU"/>
              </w:rPr>
              <w:t>​Коммерческим директором (АМ),</w:t>
            </w:r>
          </w:p>
          <w:p w14:paraId="0296577D" w14:textId="77777777" w:rsidR="00DC7497" w:rsidRPr="00DC7497" w:rsidRDefault="00DC7497" w:rsidP="00DC7497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7497">
              <w:rPr>
                <w:rFonts w:ascii="Times New Roman" w:eastAsia="Times New Roman" w:hAnsi="Times New Roman" w:cs="Times New Roman"/>
                <w:lang w:eastAsia="ru-RU"/>
              </w:rPr>
              <w:t>Директорами управлений инфраструктурных решений / отраслевых и бизнес-решений (SS),</w:t>
            </w:r>
          </w:p>
          <w:p w14:paraId="5CA6FBF3" w14:textId="77777777" w:rsidR="00DC7497" w:rsidRPr="00DC7497" w:rsidRDefault="00DC7497" w:rsidP="00DC7497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7497">
              <w:rPr>
                <w:rFonts w:ascii="Times New Roman" w:eastAsia="Times New Roman" w:hAnsi="Times New Roman" w:cs="Times New Roman"/>
                <w:lang w:eastAsia="ru-RU"/>
              </w:rPr>
              <w:t>Директором Технической дирекции / Дирекцией ИБ.</w:t>
            </w:r>
          </w:p>
          <w:p w14:paraId="0D1C7332" w14:textId="77777777" w:rsidR="00DC7497" w:rsidRPr="00DC7497" w:rsidRDefault="00DC7497" w:rsidP="00DC74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7497">
              <w:rPr>
                <w:rFonts w:ascii="Times New Roman" w:eastAsia="Times New Roman" w:hAnsi="Times New Roman" w:cs="Times New Roman"/>
                <w:lang w:eastAsia="ru-RU"/>
              </w:rPr>
              <w:t>Решение оформляется приказом Генерального директора по результатам служебного расследования или аудита.</w:t>
            </w:r>
            <w:r w:rsidRPr="00DC74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​</w:t>
            </w:r>
            <w:hyperlink r:id="rId19" w:history="1">
              <w:r w:rsidRPr="00DC7497">
                <w:rPr>
                  <w:rFonts w:ascii="Times New Roman" w:eastAsia="Times New Roman" w:hAnsi="Times New Roman" w:cs="Times New Roman"/>
                  <w:color w:val="0072C6"/>
                  <w:lang w:eastAsia="ru-RU"/>
                </w:rPr>
                <w:br/>
              </w:r>
            </w:hyperlink>
          </w:p>
        </w:tc>
      </w:tr>
    </w:tbl>
    <w:p w14:paraId="0D42F79F" w14:textId="77777777" w:rsidR="00DC7497" w:rsidRPr="00DC7497" w:rsidRDefault="00DC7497" w:rsidP="00DC7497">
      <w:pPr>
        <w:spacing w:after="0" w:line="240" w:lineRule="auto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</w:p>
    <w:p w14:paraId="5D2237D2" w14:textId="77777777" w:rsidR="00DC7497" w:rsidRPr="00DC7497" w:rsidRDefault="00DC7497" w:rsidP="00DC7497">
      <w:pPr>
        <w:spacing w:after="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​​</w:t>
      </w:r>
    </w:p>
    <w:p w14:paraId="091A12F3" w14:textId="77777777" w:rsidR="00DC7497" w:rsidRPr="00DC7497" w:rsidRDefault="00DC7497" w:rsidP="00DC7497">
      <w:pPr>
        <w:spacing w:after="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  <w:t>​</w:t>
      </w:r>
    </w:p>
    <w:p w14:paraId="48559A44" w14:textId="77777777" w:rsidR="00DC7497" w:rsidRPr="00DC7497" w:rsidRDefault="00DC7497" w:rsidP="00DC7497">
      <w:pPr>
        <w:spacing w:after="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b/>
          <w:bCs/>
          <w:color w:val="008000"/>
          <w:sz w:val="26"/>
          <w:szCs w:val="26"/>
          <w:lang w:eastAsia="ru-RU"/>
        </w:rPr>
        <w:t>2. Назначение​ Технического пресейл специалиста (TPS)</w:t>
      </w:r>
    </w:p>
    <w:p w14:paraId="170C0011" w14:textId="77777777" w:rsidR="00DC7497" w:rsidRPr="00DC7497" w:rsidRDefault="00DC7497" w:rsidP="00DC7497">
      <w:pPr>
        <w:spacing w:after="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</w:p>
    <w:p w14:paraId="426B4C17" w14:textId="77777777" w:rsidR="00DC7497" w:rsidRPr="00DC7497" w:rsidRDefault="00DC7497" w:rsidP="00DC7497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2.1 После создания SS Заявки на пресейл и заполнения скоринга (ссылки на скоринги в п.1.5​) заявка назначается на Ресурсного менеджера Департамента технологической поддержки продаж в соответствии с направлением, который в свою очередь назначает TPS.</w:t>
      </w:r>
    </w:p>
    <w:p w14:paraId="2952E5E0" w14:textId="77777777" w:rsidR="00DC7497" w:rsidRPr="00DC7497" w:rsidRDefault="00DC7497" w:rsidP="00DC7497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 xml:space="preserve">2.2 TPS </w:t>
      </w:r>
      <w:proofErr w:type="spellStart"/>
      <w:r w:rsidRPr="00DC7497">
        <w:rPr>
          <w:rFonts w:ascii="Segoe UI" w:eastAsia="Times New Roman" w:hAnsi="Segoe UI" w:cs="Segoe UI"/>
          <w:color w:val="444444"/>
          <w:lang w:eastAsia="ru-RU"/>
        </w:rPr>
        <w:t>валидирует</w:t>
      </w:r>
      <w:proofErr w:type="spellEnd"/>
      <w:r w:rsidRPr="00DC7497">
        <w:rPr>
          <w:rFonts w:ascii="Segoe UI" w:eastAsia="Times New Roman" w:hAnsi="Segoe UI" w:cs="Segoe UI"/>
          <w:color w:val="444444"/>
          <w:lang w:eastAsia="ru-RU"/>
        </w:rPr>
        <w:t xml:space="preserve"> Заявку на наличие информации и необходимых документов для выполнения </w:t>
      </w:r>
      <w:proofErr w:type="spellStart"/>
      <w:r w:rsidRPr="00DC7497">
        <w:rPr>
          <w:rFonts w:ascii="Segoe UI" w:eastAsia="Times New Roman" w:hAnsi="Segoe UI" w:cs="Segoe UI"/>
          <w:color w:val="444444"/>
          <w:lang w:eastAsia="ru-RU"/>
        </w:rPr>
        <w:t>расчёто</w:t>
      </w:r>
      <w:proofErr w:type="spellEnd"/>
      <w:r w:rsidRPr="00DC7497">
        <w:rPr>
          <w:rFonts w:ascii="Segoe UI" w:eastAsia="Times New Roman" w:hAnsi="Segoe UI" w:cs="Segoe UI"/>
          <w:color w:val="444444"/>
          <w:lang w:eastAsia="ru-RU"/>
        </w:rPr>
        <w:t>​​в, требований и ограничений, и принимает решение о возможности реализации проекта Технической дирекцией, либо субподрядной организацией. Может обратиться за консультацией к Руководителям отделов Департамента реализации программных решений (ДРПР)​ и Департамента реализации инфраструктурных проектов (ДРИП). В приоритете рассматриваются свои ресурсы. </w:t>
      </w:r>
    </w:p>
    <w:p w14:paraId="6C497BD8" w14:textId="77777777" w:rsidR="00DC7497" w:rsidRPr="00DC7497" w:rsidRDefault="00DC7497" w:rsidP="00DC7497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2.3 Выдача финализированного и согласованного расчёта подразумевает обязательство Технической Дирекции реализовать проект за указанную себестоимость в рамках срока, определенного в расчете ТЗТ.​</w:t>
      </w:r>
      <w:r w:rsidRPr="00DC7497">
        <w:rPr>
          <w:rFonts w:ascii="Segoe UI" w:eastAsia="Times New Roman" w:hAnsi="Segoe UI" w:cs="Segoe UI"/>
          <w:b/>
          <w:bCs/>
          <w:color w:val="8B0000"/>
          <w:sz w:val="18"/>
          <w:szCs w:val="18"/>
          <w:shd w:val="clear" w:color="auto" w:fill="FFC8D4"/>
          <w:lang w:eastAsia="ru-RU"/>
        </w:rPr>
        <w:t>[новое]</w:t>
      </w:r>
    </w:p>
    <w:p w14:paraId="5A20F385" w14:textId="77777777" w:rsidR="00DC7497" w:rsidRPr="00DC7497" w:rsidRDefault="00DC7497" w:rsidP="00DC7497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2.4 Для предварительной оценки потенциала и дальнейшего развития сделки при минимальных вводных требованиях от Заказчика и отсутствии сформированного ТЗ, используется </w:t>
      </w:r>
      <w:r w:rsidRPr="00DC7497">
        <w:rPr>
          <w:rFonts w:ascii="Segoe UI" w:eastAsia="Times New Roman" w:hAnsi="Segoe UI" w:cs="Segoe UI"/>
          <w:b/>
          <w:bCs/>
          <w:color w:val="444444"/>
          <w:shd w:val="clear" w:color="auto" w:fill="FFFFFF"/>
          <w:lang w:eastAsia="ru-RU"/>
        </w:rPr>
        <w:t>бюджетная оценка</w:t>
      </w:r>
      <w:r w:rsidRPr="00DC7497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.​ При бюджетной оценке расчёт выполняется TPS самостоятельно. </w:t>
      </w:r>
    </w:p>
    <w:p w14:paraId="3D2B1E71" w14:textId="77777777" w:rsidR="00DC7497" w:rsidRPr="00DC7497" w:rsidRDefault="00DC7497" w:rsidP="00DC7497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b/>
          <w:bCs/>
          <w:color w:val="8B0000"/>
          <w:shd w:val="clear" w:color="auto" w:fill="FFFFFF"/>
          <w:lang w:eastAsia="ru-RU"/>
        </w:rPr>
        <w:t>Важно!</w:t>
      </w:r>
      <w:r w:rsidRPr="00DC7497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 Бюджетная оценка </w:t>
      </w:r>
      <w:r w:rsidRPr="00DC7497">
        <w:rPr>
          <w:rFonts w:ascii="Segoe UI" w:eastAsia="Times New Roman" w:hAnsi="Segoe UI" w:cs="Segoe UI"/>
          <w:b/>
          <w:bCs/>
          <w:color w:val="444444"/>
          <w:u w:val="single"/>
          <w:shd w:val="clear" w:color="auto" w:fill="FFFFFF"/>
          <w:lang w:eastAsia="ru-RU"/>
        </w:rPr>
        <w:t>не может</w:t>
      </w:r>
      <w:r w:rsidRPr="00DC7497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 xml:space="preserve"> использоваться для подачи в конкурс, </w:t>
      </w:r>
      <w:proofErr w:type="spellStart"/>
      <w:r w:rsidRPr="00DC7497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контрактования</w:t>
      </w:r>
      <w:proofErr w:type="spellEnd"/>
      <w:r w:rsidRPr="00DC7497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 xml:space="preserve"> и определения начальной максимальной цены (НМЦ), т.к. </w:t>
      </w:r>
      <w:r w:rsidRPr="00DC7497">
        <w:rPr>
          <w:rFonts w:ascii="Segoe UI" w:eastAsia="Times New Roman" w:hAnsi="Segoe UI" w:cs="Segoe UI"/>
          <w:b/>
          <w:bCs/>
          <w:color w:val="444444"/>
          <w:shd w:val="clear" w:color="auto" w:fill="FFFFFF"/>
          <w:lang w:eastAsia="ru-RU"/>
        </w:rPr>
        <w:t>данный расчёт </w:t>
      </w:r>
      <w:r w:rsidRPr="00DC7497">
        <w:rPr>
          <w:rFonts w:ascii="Segoe UI" w:eastAsia="Times New Roman" w:hAnsi="Segoe UI" w:cs="Segoe UI"/>
          <w:b/>
          <w:bCs/>
          <w:color w:val="444444"/>
          <w:u w:val="single"/>
          <w:shd w:val="clear" w:color="auto" w:fill="FFFFFF"/>
          <w:lang w:eastAsia="ru-RU"/>
        </w:rPr>
        <w:t>не считается окончательным.</w:t>
      </w:r>
    </w:p>
    <w:p w14:paraId="3A3BA8D2" w14:textId="77777777" w:rsidR="00DC7497" w:rsidRPr="00DC7497" w:rsidRDefault="00DC7497" w:rsidP="00DC7497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2.5 Основные задачи TPS: </w:t>
      </w:r>
    </w:p>
    <w:p w14:paraId="1DC85CFA" w14:textId="77777777" w:rsidR="00DC7497" w:rsidRPr="00DC7497" w:rsidRDefault="00DC7497" w:rsidP="00DC7497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получение, уточнение и анализ необходимой информации у SS, АМ или напрямую у заказчика;</w:t>
      </w:r>
    </w:p>
    <w:p w14:paraId="2AA3B0BF" w14:textId="77777777" w:rsidR="00DC7497" w:rsidRPr="00DC7497" w:rsidRDefault="00DC7497" w:rsidP="00DC7497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оценка трудозатрат внутренних ресурсов (включая оценку рисков); </w:t>
      </w:r>
    </w:p>
    <w:p w14:paraId="64C065A1" w14:textId="77777777" w:rsidR="00DC7497" w:rsidRPr="00DC7497" w:rsidRDefault="00DC7497" w:rsidP="00DC7497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административное сопровождение подготовки расчета;</w:t>
      </w:r>
    </w:p>
    <w:p w14:paraId="4407ADF3" w14:textId="77777777" w:rsidR="00DC7497" w:rsidRPr="00DC7497" w:rsidRDefault="00DC7497" w:rsidP="00DC7497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обобщение расчетов участников команды пресейла и их согласование;​</w:t>
      </w:r>
    </w:p>
    <w:p w14:paraId="75A922A8" w14:textId="77777777" w:rsidR="00DC7497" w:rsidRPr="00DC7497" w:rsidRDefault="00DC7497" w:rsidP="00DC7497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выбор субподрядчика / сбор ТКП от субподрядчиков;​</w:t>
      </w:r>
    </w:p>
    <w:p w14:paraId="74A38FFF" w14:textId="77777777" w:rsidR="00DC7497" w:rsidRPr="00DC7497" w:rsidRDefault="002809FF" w:rsidP="00DC7497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hyperlink r:id="rId20" w:history="1">
        <w:r w:rsidR="00DC7497" w:rsidRPr="00DC7497">
          <w:rPr>
            <w:rFonts w:ascii="Segoe UI" w:eastAsia="Times New Roman" w:hAnsi="Segoe UI" w:cs="Segoe UI"/>
            <w:color w:val="0072C6"/>
            <w:lang w:eastAsia="ru-RU"/>
          </w:rPr>
          <w:t>еженедельный мониторинг результатов пресейла, приложение 1</w:t>
        </w:r>
      </w:hyperlink>
      <w:r w:rsidR="00DC7497" w:rsidRPr="00DC7497">
        <w:rPr>
          <w:rFonts w:ascii="Segoe UI" w:eastAsia="Times New Roman" w:hAnsi="Segoe UI" w:cs="Segoe UI"/>
          <w:color w:val="444444"/>
          <w:lang w:eastAsia="ru-RU"/>
        </w:rPr>
        <w:t>.</w:t>
      </w:r>
      <w:r w:rsidR="00DC7497" w:rsidRPr="00DC7497">
        <w:rPr>
          <w:rFonts w:ascii="Segoe UI" w:eastAsia="Times New Roman" w:hAnsi="Segoe UI" w:cs="Segoe UI"/>
          <w:color w:val="444444"/>
          <w:lang w:eastAsia="ru-RU"/>
        </w:rPr>
        <w:br/>
        <w:t> </w:t>
      </w:r>
      <w:r w:rsidR="00DC7497" w:rsidRPr="00DC7497"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  <w:t>​</w:t>
      </w:r>
    </w:p>
    <w:p w14:paraId="41D82B56" w14:textId="77777777" w:rsidR="00DC7497" w:rsidRPr="00DC7497" w:rsidRDefault="00DC7497" w:rsidP="00DC7497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2.6 Если при запросе расчёта трудозатрат (РТЗ), нет достаточной информации и документов, TPS возвращает Заявку на пресейл SS на доработку, сроки работы по Заявке сдвигаются до предоставления не хватающей информации.</w:t>
      </w:r>
    </w:p>
    <w:p w14:paraId="1D036C45" w14:textId="77777777" w:rsidR="00DC7497" w:rsidRPr="00DC7497" w:rsidRDefault="00DC7497" w:rsidP="00DC7497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2.7 При наличии возможности, TPS может предложить SS, подготовить необходимую для расчета информацию с привлечением инженерных ресурсов (формирование Технического Задания (ТЗ) и Технических Требований (ТТ)​, обследование инфраструктуры заказчика и т.д.) за счет дополнительно финансирования со стороны АМ. </w:t>
      </w:r>
      <w:r w:rsidRPr="00DC7497">
        <w:rPr>
          <w:rFonts w:ascii="Segoe UI" w:eastAsia="Times New Roman" w:hAnsi="Segoe UI" w:cs="Segoe UI"/>
          <w:b/>
          <w:bCs/>
          <w:color w:val="444444"/>
          <w:lang w:eastAsia="ru-RU"/>
        </w:rPr>
        <w:t>Оценка стоимости и выполнение данных работ, не входит в общее время подготовки расчета учитываемого в SLA.</w:t>
      </w:r>
      <w:r w:rsidRPr="00DC7497">
        <w:rPr>
          <w:rFonts w:ascii="Segoe UI" w:eastAsia="Times New Roman" w:hAnsi="Segoe UI" w:cs="Segoe UI"/>
          <w:color w:val="444444"/>
          <w:lang w:eastAsia="ru-RU"/>
        </w:rPr>
        <w:t>​</w:t>
      </w:r>
    </w:p>
    <w:p w14:paraId="275D475E" w14:textId="77777777" w:rsidR="00DC7497" w:rsidRPr="00DC7497" w:rsidRDefault="00DC7497" w:rsidP="00DC7497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lastRenderedPageBreak/>
        <w:t>2.8 В случае отсутствия у Технической Дирекции собственного ресурса, невозможности привлечения подрядчика, отсутствие необходимых компетенций, TPS обязан дать явный отказ от реализации задачи, не выполнять финализированный расчет ТЗТ и дисквалифицировать пресейл (отказ от производства). </w:t>
      </w:r>
      <w:r w:rsidRPr="00DC7497">
        <w:rPr>
          <w:rFonts w:ascii="Segoe UI" w:eastAsia="Times New Roman" w:hAnsi="Segoe UI" w:cs="Segoe UI"/>
          <w:b/>
          <w:bCs/>
          <w:color w:val="8B0000"/>
          <w:sz w:val="18"/>
          <w:szCs w:val="18"/>
          <w:shd w:val="clear" w:color="auto" w:fill="FFC8D4"/>
          <w:lang w:eastAsia="ru-RU"/>
        </w:rPr>
        <w:t>[новое]</w:t>
      </w:r>
      <w:r w:rsidRPr="00DC7497">
        <w:rPr>
          <w:rFonts w:ascii="Segoe UI" w:eastAsia="Times New Roman" w:hAnsi="Segoe UI" w:cs="Segoe UI"/>
          <w:color w:val="444444"/>
          <w:lang w:eastAsia="ru-RU"/>
        </w:rPr>
        <w:t>​</w:t>
      </w:r>
    </w:p>
    <w:p w14:paraId="4087B2BF" w14:textId="77777777" w:rsidR="00DC7497" w:rsidRPr="00DC7497" w:rsidRDefault="00DC7497" w:rsidP="00DC7497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2.9 Если с точки зрения TPS процесс проведения пресейла ведет к невозможности выполнения работ (в т.ч недоступности собственных ресурсов на дату старта), нереалистичным срокам реализации, содержит некорректные оценки подрядных работ, себестоимости товарно-материальных ценностей (ТМЦ) / Запасных частей, инструментов и принадлежностей (ЗИП) или сроков их поставки, TPS обязан эскалировать информацию об этих проблемах Руководителю профильного подразделения, своему непосредственному руководителю, а также Заместителю Директора Технической дирекции.​</w:t>
      </w:r>
    </w:p>
    <w:p w14:paraId="30E11BCF" w14:textId="77777777" w:rsidR="00DC7497" w:rsidRPr="00DC7497" w:rsidRDefault="00DC7497" w:rsidP="00DC7497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2.10 В случае отсутствия внутренних ресурсов TPS формирует критерии выбора субподрядчика (требования к квалификации персонала, проектному опыту, отзывам и т.д.)</w:t>
      </w:r>
      <w:proofErr w:type="gramStart"/>
      <w:r w:rsidRPr="00DC7497">
        <w:rPr>
          <w:rFonts w:ascii="Segoe UI" w:eastAsia="Times New Roman" w:hAnsi="Segoe UI" w:cs="Segoe UI"/>
          <w:color w:val="444444"/>
          <w:lang w:eastAsia="ru-RU"/>
        </w:rPr>
        <w:t>.</w:t>
      </w:r>
      <w:proofErr w:type="gramEnd"/>
      <w:r w:rsidRPr="00DC7497">
        <w:rPr>
          <w:rFonts w:ascii="Segoe UI" w:eastAsia="Times New Roman" w:hAnsi="Segoe UI" w:cs="Segoe UI"/>
          <w:color w:val="444444"/>
          <w:lang w:eastAsia="ru-RU"/>
        </w:rPr>
        <w:t> и готовит следующие данные:</w:t>
      </w:r>
    </w:p>
    <w:p w14:paraId="46F4A68C" w14:textId="77777777" w:rsidR="00DC7497" w:rsidRPr="00DC7497" w:rsidRDefault="00DC7497" w:rsidP="00DC7497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Техническую часть для проекта договора (для договоров разрабатываемых Softline) или технико-экономический анализ текста договоров подрядчика;</w:t>
      </w:r>
    </w:p>
    <w:p w14:paraId="32A6143D" w14:textId="77777777" w:rsidR="00DC7497" w:rsidRPr="00DC7497" w:rsidRDefault="00DC7497" w:rsidP="00DC7497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Самостоятельно или с привлечением субподрядной организации и/или иных компетентных ресурсов Технической дирекции разрабатывается развернутая постановка задачи или ТЗ;</w:t>
      </w:r>
    </w:p>
    <w:p w14:paraId="286337A9" w14:textId="77777777" w:rsidR="00DC7497" w:rsidRPr="00DC7497" w:rsidRDefault="00DC7497" w:rsidP="00DC7497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Архитектура и описание технического решения (если необходимо);</w:t>
      </w:r>
    </w:p>
    <w:p w14:paraId="015B1D86" w14:textId="77777777" w:rsidR="00DC7497" w:rsidRPr="00DC7497" w:rsidRDefault="00DC7497" w:rsidP="00DC7497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Спецификация оборудования и ПО (если необходимо);</w:t>
      </w:r>
    </w:p>
    <w:p w14:paraId="1F8849F7" w14:textId="77777777" w:rsidR="00DC7497" w:rsidRPr="00DC7497" w:rsidRDefault="00DC7497" w:rsidP="00DC7497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Состав работ (если необходимо);</w:t>
      </w:r>
    </w:p>
    <w:p w14:paraId="4A8A499F" w14:textId="77777777" w:rsidR="00DC7497" w:rsidRPr="00DC7497" w:rsidRDefault="00DC7497" w:rsidP="00DC7497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Место и сроки выполнения работ.​</w:t>
      </w:r>
      <w:r w:rsidRPr="00DC7497"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  <w:br/>
        <w:t> ​​</w:t>
      </w:r>
    </w:p>
    <w:p w14:paraId="36372347" w14:textId="6C0BD601" w:rsidR="00DC7497" w:rsidRPr="00DC7497" w:rsidRDefault="00DC7497" w:rsidP="00DC7497">
      <w:pPr>
        <w:spacing w:after="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333333"/>
          <w:shd w:val="clear" w:color="auto" w:fill="FFFFFF"/>
          <w:lang w:eastAsia="ru-RU"/>
        </w:rPr>
        <w:t>2.11 За выбор подрядчика на этапе пресейла отвечает </w:t>
      </w:r>
      <w:r w:rsidRPr="00DC7497">
        <w:rPr>
          <w:rFonts w:ascii="Segoe UI" w:eastAsia="Times New Roman" w:hAnsi="Segoe UI" w:cs="Segoe UI"/>
          <w:i/>
          <w:iCs/>
          <w:color w:val="333333"/>
          <w:shd w:val="clear" w:color="auto" w:fill="FFFFFF"/>
          <w:lang w:eastAsia="ru-RU"/>
        </w:rPr>
        <w:t>TPS</w:t>
      </w:r>
      <w:r w:rsidRPr="00DC7497">
        <w:rPr>
          <w:rFonts w:ascii="Segoe UI" w:eastAsia="Times New Roman" w:hAnsi="Segoe UI" w:cs="Segoe UI"/>
          <w:color w:val="333333"/>
          <w:shd w:val="clear" w:color="auto" w:fill="FFFFFF"/>
          <w:lang w:eastAsia="ru-RU"/>
        </w:rPr>
        <w:t> </w:t>
      </w:r>
      <w:r w:rsidR="002809FF" w:rsidRPr="00DC7497">
        <w:rPr>
          <w:rFonts w:ascii="Segoe UI" w:eastAsia="Times New Roman" w:hAnsi="Segoe UI" w:cs="Segoe UI"/>
          <w:color w:val="333333"/>
          <w:shd w:val="clear" w:color="auto" w:fill="FFFFFF"/>
          <w:lang w:eastAsia="ru-RU"/>
        </w:rPr>
        <w:t>согласно</w:t>
      </w:r>
      <w:r w:rsidRPr="00DC7497">
        <w:rPr>
          <w:rFonts w:ascii="Segoe UI" w:eastAsia="Times New Roman" w:hAnsi="Segoe UI" w:cs="Segoe UI"/>
          <w:color w:val="333333"/>
          <w:shd w:val="clear" w:color="auto" w:fill="FFFFFF"/>
          <w:lang w:eastAsia="ru-RU"/>
        </w:rPr>
        <w:t> регламенту </w:t>
      </w:r>
      <w:hyperlink r:id="rId21" w:history="1">
        <w:r w:rsidRPr="00DC7497">
          <w:rPr>
            <w:rFonts w:ascii="Segoe UI" w:eastAsia="Times New Roman" w:hAnsi="Segoe UI" w:cs="Segoe UI"/>
            <w:color w:val="0072C6"/>
            <w:shd w:val="clear" w:color="auto" w:fill="FFFFFF"/>
            <w:lang w:eastAsia="ru-RU"/>
          </w:rPr>
          <w:t xml:space="preserve">21.01 </w:t>
        </w:r>
        <w:proofErr w:type="spellStart"/>
        <w:r w:rsidRPr="00DC7497">
          <w:rPr>
            <w:rFonts w:ascii="Segoe UI" w:eastAsia="Times New Roman" w:hAnsi="Segoe UI" w:cs="Segoe UI"/>
            <w:color w:val="0072C6"/>
            <w:shd w:val="clear" w:color="auto" w:fill="FFFFFF"/>
            <w:lang w:eastAsia="ru-RU"/>
          </w:rPr>
          <w:t>Привле</w:t>
        </w:r>
        <w:proofErr w:type="spellEnd"/>
        <w:r w:rsidRPr="00DC7497">
          <w:rPr>
            <w:rFonts w:ascii="Segoe UI" w:eastAsia="Times New Roman" w:hAnsi="Segoe UI" w:cs="Segoe UI"/>
            <w:color w:val="0072C6"/>
            <w:shd w:val="clear" w:color="auto" w:fill="FFFFFF"/>
            <w:lang w:eastAsia="ru-RU"/>
          </w:rPr>
          <w:t>​​</w:t>
        </w:r>
        <w:proofErr w:type="spellStart"/>
        <w:r w:rsidRPr="00DC7497">
          <w:rPr>
            <w:rFonts w:ascii="Segoe UI" w:eastAsia="Times New Roman" w:hAnsi="Segoe UI" w:cs="Segoe UI"/>
            <w:color w:val="0072C6"/>
            <w:shd w:val="clear" w:color="auto" w:fill="FFFFFF"/>
            <w:lang w:eastAsia="ru-RU"/>
          </w:rPr>
          <w:t>чение</w:t>
        </w:r>
        <w:proofErr w:type="spellEnd"/>
        <w:r w:rsidRPr="00DC7497">
          <w:rPr>
            <w:rFonts w:ascii="Segoe UI" w:eastAsia="Times New Roman" w:hAnsi="Segoe UI" w:cs="Segoe UI"/>
            <w:color w:val="0072C6"/>
            <w:shd w:val="clear" w:color="auto" w:fill="FFFFFF"/>
            <w:lang w:eastAsia="ru-RU"/>
          </w:rPr>
          <w:t xml:space="preserve"> субподрядчиков на коммерческие проекты</w:t>
        </w:r>
      </w:hyperlink>
      <w:r w:rsidRPr="00DC7497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. При необходимости к поиску субподрядчиков </w:t>
      </w:r>
      <w:r w:rsidRPr="00DC7497">
        <w:rPr>
          <w:rFonts w:ascii="Segoe UI" w:eastAsia="Times New Roman" w:hAnsi="Segoe UI" w:cs="Segoe UI"/>
          <w:i/>
          <w:iCs/>
          <w:color w:val="333333"/>
          <w:shd w:val="clear" w:color="auto" w:fill="FFFFFF"/>
          <w:lang w:val="en-US" w:eastAsia="ru-RU"/>
        </w:rPr>
        <w:t>TPS </w:t>
      </w:r>
      <w:r w:rsidRPr="00DC7497">
        <w:rPr>
          <w:rFonts w:ascii="Segoe UI" w:eastAsia="Times New Roman" w:hAnsi="Segoe UI" w:cs="Segoe UI"/>
          <w:i/>
          <w:iCs/>
          <w:color w:val="333333"/>
          <w:shd w:val="clear" w:color="auto" w:fill="FFFFFF"/>
          <w:lang w:eastAsia="ru-RU"/>
        </w:rPr>
        <w:t>пресейла</w:t>
      </w:r>
      <w:r w:rsidRPr="00DC7497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​ привлекает участников Команды проекта.</w:t>
      </w:r>
    </w:p>
    <w:p w14:paraId="7C513A19" w14:textId="77777777" w:rsidR="00DC7497" w:rsidRPr="00DC7497" w:rsidRDefault="00DC7497" w:rsidP="00DC7497">
      <w:pPr>
        <w:spacing w:after="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</w:p>
    <w:p w14:paraId="532ED315" w14:textId="77777777" w:rsidR="00DC7497" w:rsidRPr="00DC7497" w:rsidRDefault="00DC7497" w:rsidP="00DC7497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2.12 TPS запрашивает у Департамента по работе с подрядчиками потенциальных подрядчиков для выполнения работ (не менее 3-х) и актуализирует данные не реже одного раза в неделю. В запросе SS/TPS предоставляет следующую информацию:</w:t>
      </w:r>
    </w:p>
    <w:p w14:paraId="4664AC2A" w14:textId="77777777" w:rsidR="00DC7497" w:rsidRPr="00DC7497" w:rsidRDefault="00DC7497" w:rsidP="00DC7497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Наименование Заказчика и краткое описание проекта;</w:t>
      </w:r>
    </w:p>
    <w:p w14:paraId="1F2D9170" w14:textId="77777777" w:rsidR="00DC7497" w:rsidRPr="00DC7497" w:rsidRDefault="00DC7497" w:rsidP="00DC7497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Подтверждение отсутствия ресурсов внутреннего производства для выполнения проекта;</w:t>
      </w:r>
    </w:p>
    <w:p w14:paraId="323148C9" w14:textId="77777777" w:rsidR="00DC7497" w:rsidRPr="00DC7497" w:rsidRDefault="00DC7497" w:rsidP="00DC7497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Тип закупки;</w:t>
      </w:r>
    </w:p>
    <w:p w14:paraId="27C20B5B" w14:textId="77777777" w:rsidR="00DC7497" w:rsidRPr="00DC7497" w:rsidRDefault="00DC7497" w:rsidP="00DC7497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Проект договора с Заказчиком;</w:t>
      </w:r>
    </w:p>
    <w:p w14:paraId="5A3A6EB5" w14:textId="77777777" w:rsidR="00DC7497" w:rsidRPr="00DC7497" w:rsidRDefault="00DC7497" w:rsidP="00DC7497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Техническое задание (обезличенное) или функционально-технические требования, или частное техническое задание или состав работ/услуг:</w:t>
      </w:r>
    </w:p>
    <w:p w14:paraId="0EB60EFE" w14:textId="77777777" w:rsidR="00DC7497" w:rsidRPr="00DC7497" w:rsidRDefault="00DC7497" w:rsidP="00DC7497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Описание объекта;</w:t>
      </w:r>
    </w:p>
    <w:p w14:paraId="7969D5B3" w14:textId="77777777" w:rsidR="00DC7497" w:rsidRPr="00DC7497" w:rsidRDefault="00DC7497" w:rsidP="00DC7497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Требуемые работы (наименование, периодичность);</w:t>
      </w:r>
    </w:p>
    <w:p w14:paraId="6C383367" w14:textId="77777777" w:rsidR="00DC7497" w:rsidRPr="00DC7497" w:rsidRDefault="00DC7497" w:rsidP="00DC7497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спецификация оборудования (наименование оборудования, производитель, тип/марка, количество);</w:t>
      </w:r>
    </w:p>
    <w:p w14:paraId="4318EE87" w14:textId="77777777" w:rsidR="00DC7497" w:rsidRPr="00DC7497" w:rsidRDefault="00DC7497" w:rsidP="00DC7497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География работ (субъект РФ, город, адрес);</w:t>
      </w:r>
    </w:p>
    <w:p w14:paraId="2E83917A" w14:textId="77777777" w:rsidR="00DC7497" w:rsidRPr="00DC7497" w:rsidRDefault="00DC7497" w:rsidP="00DC7497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Плановые сроки реализации проекта (обслуживания);</w:t>
      </w:r>
    </w:p>
    <w:p w14:paraId="0870C665" w14:textId="77777777" w:rsidR="00DC7497" w:rsidRPr="00DC7497" w:rsidRDefault="00DC7497" w:rsidP="00DC7497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Данные по поставкам основного, вспомогательного оборудования Компании</w:t>
      </w:r>
    </w:p>
    <w:p w14:paraId="6977D8B2" w14:textId="77777777" w:rsidR="00DC7497" w:rsidRPr="00DC7497" w:rsidRDefault="00DC7497" w:rsidP="00DC7497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ЗИП/подменный фонд (информацию по ответственным за логистику и хранение);</w:t>
      </w:r>
    </w:p>
    <w:p w14:paraId="35C113DC" w14:textId="77777777" w:rsidR="00DC7497" w:rsidRPr="00DC7497" w:rsidRDefault="00DC7497" w:rsidP="00DC7497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Первая линия, если проект сервисный;</w:t>
      </w:r>
    </w:p>
    <w:p w14:paraId="4B23A7AD" w14:textId="77777777" w:rsidR="00DC7497" w:rsidRPr="00DC7497" w:rsidRDefault="00DC7497" w:rsidP="00DC7497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SLA заказчика;</w:t>
      </w:r>
    </w:p>
    <w:p w14:paraId="31E48000" w14:textId="77777777" w:rsidR="00DC7497" w:rsidRPr="00DC7497" w:rsidRDefault="00DC7497" w:rsidP="00DC7497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Статистика заявок/поломок, если проект сервисный.</w:t>
      </w:r>
    </w:p>
    <w:p w14:paraId="260F45E9" w14:textId="77777777" w:rsidR="00DC7497" w:rsidRPr="00DC7497" w:rsidRDefault="00DC7497" w:rsidP="00DC7497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Рабочая документация;</w:t>
      </w:r>
    </w:p>
    <w:p w14:paraId="32F9C12E" w14:textId="77777777" w:rsidR="00DC7497" w:rsidRPr="00DC7497" w:rsidRDefault="00DC7497" w:rsidP="00DC7497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Требования к субподрядчику (членство в СРО, наличие лицензий, опыт работы, необходимые компетенции);</w:t>
      </w:r>
    </w:p>
    <w:p w14:paraId="3274CAC4" w14:textId="77777777" w:rsidR="00DC7497" w:rsidRPr="00DC7497" w:rsidRDefault="00DC7497" w:rsidP="00DC7497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Ориентировочный бюджет на субподрядные услуги, при наличии;</w:t>
      </w:r>
    </w:p>
    <w:p w14:paraId="45939EDD" w14:textId="77777777" w:rsidR="00DC7497" w:rsidRPr="00DC7497" w:rsidRDefault="00DC7497" w:rsidP="00DC7497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Информация об обращениях к потенциальным подрядчикам, приложить переписку, контактные данные и их КП (при обращении);</w:t>
      </w:r>
    </w:p>
    <w:p w14:paraId="4B426012" w14:textId="77777777" w:rsidR="00DC7497" w:rsidRPr="00DC7497" w:rsidRDefault="00DC7497" w:rsidP="00DC7497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lastRenderedPageBreak/>
        <w:t>Информация, каких подрядчиков привлекать запрещено;</w:t>
      </w:r>
    </w:p>
    <w:p w14:paraId="4C6C7FEF" w14:textId="77777777" w:rsidR="00DC7497" w:rsidRPr="00DC7497" w:rsidRDefault="00DC7497" w:rsidP="00DC7497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Сроки проведения закупки и желаемые сроки предоставления ответа;</w:t>
      </w:r>
    </w:p>
    <w:p w14:paraId="7974D527" w14:textId="77777777" w:rsidR="00DC7497" w:rsidRPr="00DC7497" w:rsidRDefault="00DC7497" w:rsidP="00DC7497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Сроки реализации проекта (ориентировочные);</w:t>
      </w:r>
    </w:p>
    <w:p w14:paraId="12223780" w14:textId="77777777" w:rsidR="00DC7497" w:rsidRPr="00DC7497" w:rsidRDefault="00DC7497" w:rsidP="00DC7497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ФИО Аккаунт-менеджера, ГИП, SS, РП, TPS, Архитектора. </w:t>
      </w:r>
      <w:r w:rsidRPr="00DC7497"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  <w:t>​</w:t>
      </w:r>
    </w:p>
    <w:p w14:paraId="45B7E691" w14:textId="77777777" w:rsidR="00DC7497" w:rsidRPr="00DC7497" w:rsidRDefault="00DC7497" w:rsidP="00DC7497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2.13 Полученное от подрядчиков технико-коммерческое предложение​ (ТКП) анализируется TPS на соответствие договору (проекту договора), ТЗ или Заданию на проектирование в части:</w:t>
      </w:r>
    </w:p>
    <w:p w14:paraId="3B1523F0" w14:textId="77777777" w:rsidR="00DC7497" w:rsidRPr="00DC7497" w:rsidRDefault="00DC7497" w:rsidP="00DC7497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достаточной детализации ТКП, идентифицирующей отдельные задачи, выполняемые на объекте с указанием их стоимости (этапы, вехи, полученный результат по этапу);</w:t>
      </w:r>
    </w:p>
    <w:p w14:paraId="3510912B" w14:textId="77777777" w:rsidR="00DC7497" w:rsidRPr="00DC7497" w:rsidRDefault="00DC7497" w:rsidP="00DC7497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сроков выполнения работ;</w:t>
      </w:r>
    </w:p>
    <w:p w14:paraId="579DF670" w14:textId="77777777" w:rsidR="00DC7497" w:rsidRPr="00DC7497" w:rsidRDefault="00DC7497" w:rsidP="00DC7497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заявленных подрядчиком ограничений;</w:t>
      </w:r>
    </w:p>
    <w:p w14:paraId="6203FC07" w14:textId="77777777" w:rsidR="00DC7497" w:rsidRPr="00DC7497" w:rsidRDefault="00DC7497" w:rsidP="00DC7497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при наличии двух и более подрядчиков контролируется дополнительно пересечение в объемах работ.</w:t>
      </w:r>
    </w:p>
    <w:p w14:paraId="4DE89479" w14:textId="77777777" w:rsidR="00DC7497" w:rsidRPr="00DC7497" w:rsidRDefault="002809FF" w:rsidP="00DC7497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hyperlink r:id="rId22" w:history="1">
        <w:r w:rsidR="00DC7497" w:rsidRPr="00DC7497">
          <w:rPr>
            <w:rFonts w:ascii="Segoe UI" w:eastAsia="Times New Roman" w:hAnsi="Segoe UI" w:cs="Segoe UI"/>
            <w:color w:val="0072C6"/>
            <w:lang w:eastAsia="ru-RU"/>
          </w:rPr>
          <w:t>Отдел по работе с подрядчиками предоставляет данные </w:t>
        </w:r>
        <w:proofErr w:type="gramStart"/>
        <w:r w:rsidR="00DC7497" w:rsidRPr="00DC7497">
          <w:rPr>
            <w:rFonts w:ascii="Segoe UI" w:eastAsia="Times New Roman" w:hAnsi="Segoe UI" w:cs="Segoe UI"/>
            <w:color w:val="0072C6"/>
            <w:lang w:eastAsia="ru-RU"/>
          </w:rPr>
          <w:t>в </w:t>
        </w:r>
        <w:proofErr w:type="spellStart"/>
        <w:r w:rsidR="00DC7497" w:rsidRPr="00DC7497">
          <w:rPr>
            <w:rFonts w:ascii="Segoe UI" w:eastAsia="Times New Roman" w:hAnsi="Segoe UI" w:cs="Segoe UI"/>
            <w:color w:val="0072C6"/>
            <w:shd w:val="clear" w:color="auto" w:fill="FFFFFF"/>
            <w:lang w:eastAsia="ru-RU"/>
          </w:rPr>
          <w:t>в</w:t>
        </w:r>
        <w:proofErr w:type="spellEnd"/>
        <w:proofErr w:type="gramEnd"/>
        <w:r w:rsidR="00DC7497" w:rsidRPr="00DC7497">
          <w:rPr>
            <w:rFonts w:ascii="Segoe UI" w:eastAsia="Times New Roman" w:hAnsi="Segoe UI" w:cs="Segoe UI"/>
            <w:color w:val="0072C6"/>
            <w:shd w:val="clear" w:color="auto" w:fill="FFFFFF"/>
            <w:lang w:eastAsia="ru-RU"/>
          </w:rPr>
          <w:t xml:space="preserve"> соответствии​ с SLA с</w:t>
        </w:r>
        <w:r w:rsidR="00DC7497" w:rsidRPr="00DC7497">
          <w:rPr>
            <w:rFonts w:ascii="Segoe UI" w:eastAsia="Times New Roman" w:hAnsi="Segoe UI" w:cs="Segoe UI"/>
            <w:color w:val="0072C6"/>
            <w:lang w:eastAsia="ru-RU"/>
          </w:rPr>
          <w:t>​ </w:t>
        </w:r>
        <w:proofErr w:type="spellStart"/>
        <w:r w:rsidR="00DC7497" w:rsidRPr="00DC7497">
          <w:rPr>
            <w:rFonts w:ascii="Segoe UI" w:eastAsia="Times New Roman" w:hAnsi="Segoe UI" w:cs="Segoe UI"/>
            <w:color w:val="0072C6"/>
            <w:lang w:eastAsia="ru-RU"/>
          </w:rPr>
          <w:t>момен</w:t>
        </w:r>
        <w:proofErr w:type="spellEnd"/>
        <w:r w:rsidR="00DC7497" w:rsidRPr="00DC7497">
          <w:rPr>
            <w:rFonts w:ascii="Segoe UI" w:eastAsia="Times New Roman" w:hAnsi="Segoe UI" w:cs="Segoe UI"/>
            <w:color w:val="0072C6"/>
            <w:lang w:eastAsia="ru-RU"/>
          </w:rPr>
          <w:t>​та обращения TPS</w:t>
        </w:r>
      </w:hyperlink>
    </w:p>
    <w:p w14:paraId="6E94D06D" w14:textId="77777777" w:rsidR="00DC7497" w:rsidRPr="00DC7497" w:rsidRDefault="00DC7497" w:rsidP="00DC7497">
      <w:pPr>
        <w:spacing w:after="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2.14 Если проект комплексный, SS в Заявке на пресейл обязан указать информацию о необходимости привлечения РП для ведения комплексного проекта. При наличии такого запроса ставка РП подлежит пересмотру и изменению в соответствии с установленными внутренними нормативами.</w:t>
      </w:r>
    </w:p>
    <w:p w14:paraId="5E0CEA12" w14:textId="77777777" w:rsidR="00DC7497" w:rsidRPr="00DC7497" w:rsidRDefault="00DC7497" w:rsidP="00DC7497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 xml:space="preserve">При участии нескольких ЦК ответственность и полномочия распределяются согласно договорным обязательствам и объёму работ. Работы по проекту должны соответствовать процессам, описанным в </w:t>
      </w:r>
      <w:proofErr w:type="gramStart"/>
      <w:r w:rsidRPr="00DC7497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соответствующих  регламентах</w:t>
      </w:r>
      <w:proofErr w:type="gramEnd"/>
      <w:r w:rsidRPr="00DC7497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 xml:space="preserve"> по проектной деятельности​:</w:t>
      </w:r>
    </w:p>
    <w:p w14:paraId="307C93C6" w14:textId="77777777" w:rsidR="00DC7497" w:rsidRPr="00DC7497" w:rsidRDefault="002809FF" w:rsidP="00DC7497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hyperlink r:id="rId23" w:history="1">
        <w:r w:rsidR="00DC7497" w:rsidRPr="00DC7497">
          <w:rPr>
            <w:rFonts w:ascii="Segoe UI" w:eastAsia="Times New Roman" w:hAnsi="Segoe UI" w:cs="Segoe UI"/>
            <w:color w:val="0072C6"/>
            <w:shd w:val="clear" w:color="auto" w:fill="FFFFFF"/>
            <w:lang w:eastAsia="ru-RU"/>
          </w:rPr>
          <w:t>09.01 Организация проектной деятельности​</w:t>
        </w:r>
      </w:hyperlink>
      <w:r w:rsidR="00DC7497" w:rsidRPr="00DC7497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​</w:t>
      </w:r>
    </w:p>
    <w:p w14:paraId="363DE799" w14:textId="77777777" w:rsidR="00DC7497" w:rsidRPr="00DC7497" w:rsidRDefault="002809FF" w:rsidP="00DC7497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hyperlink r:id="rId24" w:history="1">
        <w:r w:rsidR="00DC7497" w:rsidRPr="00DC7497">
          <w:rPr>
            <w:rFonts w:ascii="Segoe UI" w:eastAsia="Times New Roman" w:hAnsi="Segoe UI" w:cs="Segoe UI"/>
            <w:color w:val="0072C6"/>
            <w:shd w:val="clear" w:color="auto" w:fill="FFFFFF"/>
            <w:lang w:eastAsia="ru-RU"/>
          </w:rPr>
          <w:t>95.01 Проектная деятельность ИБ</w:t>
        </w:r>
      </w:hyperlink>
    </w:p>
    <w:p w14:paraId="7FEABC28" w14:textId="77777777" w:rsidR="00DC7497" w:rsidRPr="00DC7497" w:rsidRDefault="002809FF" w:rsidP="00DC7497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hyperlink r:id="rId25" w:history="1">
        <w:r w:rsidR="00DC7497" w:rsidRPr="00DC7497">
          <w:rPr>
            <w:rFonts w:ascii="Segoe UI" w:eastAsia="Times New Roman" w:hAnsi="Segoe UI" w:cs="Segoe UI"/>
            <w:color w:val="0072C6"/>
            <w:shd w:val="clear" w:color="auto" w:fill="FFFFFF"/>
            <w:lang w:eastAsia="ru-RU"/>
          </w:rPr>
          <w:t>95.02 Пресейловая деятельность ИБ</w:t>
        </w:r>
      </w:hyperlink>
    </w:p>
    <w:p w14:paraId="6B415A17" w14:textId="77777777" w:rsidR="00DC7497" w:rsidRPr="00DC7497" w:rsidRDefault="002809FF" w:rsidP="00DC7497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hyperlink r:id="rId26" w:history="1">
        <w:r w:rsidR="00DC7497" w:rsidRPr="00DC7497">
          <w:rPr>
            <w:rFonts w:ascii="Segoe UI" w:eastAsia="Times New Roman" w:hAnsi="Segoe UI" w:cs="Segoe UI"/>
            <w:color w:val="0072C6"/>
            <w:shd w:val="clear" w:color="auto" w:fill="FFFFFF"/>
            <w:lang w:eastAsia="ru-RU"/>
          </w:rPr>
          <w:t>95.03 Сервисная деятельность ИБ</w:t>
        </w:r>
      </w:hyperlink>
    </w:p>
    <w:p w14:paraId="452A2575" w14:textId="77777777" w:rsidR="00DC7497" w:rsidRPr="00DC7497" w:rsidRDefault="00DC7497" w:rsidP="00DC7497">
      <w:pPr>
        <w:spacing w:after="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2.15 При комплексных проектах, для совместного расчёта трудозатрат, TPS привлекает: </w:t>
      </w:r>
    </w:p>
    <w:p w14:paraId="7CEBD224" w14:textId="77777777" w:rsidR="00DC7497" w:rsidRPr="00DC7497" w:rsidRDefault="00DC7497" w:rsidP="00DC7497">
      <w:pPr>
        <w:spacing w:after="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</w:p>
    <w:p w14:paraId="7DE9AAB5" w14:textId="77777777" w:rsidR="00DC7497" w:rsidRPr="00DC7497" w:rsidRDefault="00DC7497" w:rsidP="00DC7497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2.15.1 </w:t>
      </w:r>
      <w:r w:rsidRPr="00DC7497">
        <w:rPr>
          <w:rFonts w:ascii="Segoe UI" w:eastAsia="Times New Roman" w:hAnsi="Segoe UI" w:cs="Segoe UI"/>
          <w:b/>
          <w:bCs/>
          <w:color w:val="444444"/>
          <w:lang w:eastAsia="ru-RU"/>
        </w:rPr>
        <w:t>Комплексные проекты внутри одного блока экспертизы </w:t>
      </w:r>
      <w:r w:rsidRPr="00DC7497">
        <w:rPr>
          <w:rFonts w:ascii="Segoe UI" w:eastAsia="Times New Roman" w:hAnsi="Segoe UI" w:cs="Segoe UI"/>
          <w:color w:val="444444"/>
          <w:lang w:eastAsia="ru-RU"/>
        </w:rPr>
        <w:t>(Департамент реализации инфраструктурных проектов (ДРИП) - </w:t>
      </w:r>
      <w:r w:rsidRPr="00DC7497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Отдел управления инфраструктурными проектами</w:t>
      </w:r>
      <w:r w:rsidRPr="00DC7497">
        <w:rPr>
          <w:rFonts w:ascii="Segoe UI" w:eastAsia="Times New Roman" w:hAnsi="Segoe UI" w:cs="Segoe UI"/>
          <w:color w:val="444444"/>
          <w:lang w:eastAsia="ru-RU"/>
        </w:rPr>
        <w:t> (ОУП), Департамент реализации программных решений (ДРПР) - </w:t>
      </w:r>
      <w:r w:rsidRPr="00DC7497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Отдел управления разработкой и реализацией</w:t>
      </w:r>
      <w:r w:rsidRPr="00DC7497">
        <w:rPr>
          <w:rFonts w:ascii="Segoe UI" w:eastAsia="Times New Roman" w:hAnsi="Segoe UI" w:cs="Segoe UI"/>
          <w:color w:val="444444"/>
          <w:lang w:eastAsia="ru-RU"/>
        </w:rPr>
        <w:t> (</w:t>
      </w:r>
      <w:proofErr w:type="spellStart"/>
      <w:r w:rsidRPr="00DC7497">
        <w:rPr>
          <w:rFonts w:ascii="Segoe UI" w:eastAsia="Times New Roman" w:hAnsi="Segoe UI" w:cs="Segoe UI"/>
          <w:color w:val="444444"/>
          <w:lang w:eastAsia="ru-RU"/>
        </w:rPr>
        <w:t>ОУРиР</w:t>
      </w:r>
      <w:proofErr w:type="spellEnd"/>
      <w:r w:rsidRPr="00DC7497">
        <w:rPr>
          <w:rFonts w:ascii="Segoe UI" w:eastAsia="Times New Roman" w:hAnsi="Segoe UI" w:cs="Segoe UI"/>
          <w:color w:val="444444"/>
          <w:lang w:eastAsia="ru-RU"/>
        </w:rPr>
        <w:t>), Техническая поддержка (ТП)): </w:t>
      </w:r>
    </w:p>
    <w:p w14:paraId="0846D6DF" w14:textId="77777777" w:rsidR="00DC7497" w:rsidRPr="00DC7497" w:rsidRDefault="00DC7497" w:rsidP="00DC749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  <w:t>​​​​​</w:t>
      </w:r>
      <w:r w:rsidRPr="00DC7497">
        <w:rPr>
          <w:rFonts w:ascii="Segoe UI" w:eastAsia="Times New Roman" w:hAnsi="Segoe UI" w:cs="Segoe UI"/>
          <w:color w:val="444444"/>
          <w:lang w:eastAsia="ru-RU"/>
        </w:rPr>
        <w:t>Архитектор (системный) + РП + команда экспертов по направлениям. </w:t>
      </w:r>
    </w:p>
    <w:p w14:paraId="20ADD8E5" w14:textId="77777777" w:rsidR="00DC7497" w:rsidRPr="00DC7497" w:rsidRDefault="00DC7497" w:rsidP="00DC7497">
      <w:pPr>
        <w:spacing w:after="150" w:line="240" w:lineRule="auto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2​.15.​2. </w:t>
      </w:r>
      <w:r w:rsidRPr="00DC7497">
        <w:rPr>
          <w:rFonts w:ascii="Segoe UI" w:eastAsia="Times New Roman" w:hAnsi="Segoe UI" w:cs="Segoe UI"/>
          <w:b/>
          <w:bCs/>
          <w:color w:val="444444"/>
          <w:lang w:eastAsia="ru-RU"/>
        </w:rPr>
        <w:t>Комплексные проекты внутри Технической Дирекции:</w:t>
      </w:r>
    </w:p>
    <w:p w14:paraId="48667F4A" w14:textId="77777777" w:rsidR="00DC7497" w:rsidRPr="00DC7497" w:rsidRDefault="00DC7497" w:rsidP="00DC749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Только интеграционные: Архитектор ДРИП + Архитектор ДРПР + РП Департамент Управления Проектами (ДУП).</w:t>
      </w:r>
    </w:p>
    <w:p w14:paraId="1F2E1945" w14:textId="77777777" w:rsidR="00DC7497" w:rsidRPr="00DC7497" w:rsidRDefault="00DC7497" w:rsidP="00DC749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​</w:t>
      </w:r>
      <w:proofErr w:type="spellStart"/>
      <w:r w:rsidRPr="00DC7497">
        <w:rPr>
          <w:rFonts w:ascii="Segoe UI" w:eastAsia="Times New Roman" w:hAnsi="Segoe UI" w:cs="Segoe UI"/>
          <w:color w:val="444444"/>
          <w:lang w:eastAsia="ru-RU"/>
        </w:rPr>
        <w:t>Интеграционный+ТП</w:t>
      </w:r>
      <w:proofErr w:type="spellEnd"/>
      <w:r w:rsidRPr="00DC7497">
        <w:rPr>
          <w:rFonts w:ascii="Segoe UI" w:eastAsia="Times New Roman" w:hAnsi="Segoe UI" w:cs="Segoe UI"/>
          <w:color w:val="444444"/>
          <w:lang w:eastAsia="ru-RU"/>
        </w:rPr>
        <w:t>: Архитектор (</w:t>
      </w:r>
      <w:proofErr w:type="spellStart"/>
      <w:r w:rsidRPr="00DC7497">
        <w:rPr>
          <w:rFonts w:ascii="Segoe UI" w:eastAsia="Times New Roman" w:hAnsi="Segoe UI" w:cs="Segoe UI"/>
          <w:color w:val="444444"/>
          <w:lang w:eastAsia="ru-RU"/>
        </w:rPr>
        <w:t>интегр</w:t>
      </w:r>
      <w:proofErr w:type="spellEnd"/>
      <w:r w:rsidRPr="00DC7497">
        <w:rPr>
          <w:rFonts w:ascii="Segoe UI" w:eastAsia="Times New Roman" w:hAnsi="Segoe UI" w:cs="Segoe UI"/>
          <w:color w:val="444444"/>
          <w:lang w:eastAsia="ru-RU"/>
        </w:rPr>
        <w:t xml:space="preserve">) + РП </w:t>
      </w:r>
      <w:proofErr w:type="spellStart"/>
      <w:r w:rsidRPr="00DC7497">
        <w:rPr>
          <w:rFonts w:ascii="Segoe UI" w:eastAsia="Times New Roman" w:hAnsi="Segoe UI" w:cs="Segoe UI"/>
          <w:color w:val="444444"/>
          <w:lang w:eastAsia="ru-RU"/>
        </w:rPr>
        <w:t>интегр</w:t>
      </w:r>
      <w:proofErr w:type="spellEnd"/>
      <w:r w:rsidRPr="00DC7497">
        <w:rPr>
          <w:rFonts w:ascii="Segoe UI" w:eastAsia="Times New Roman" w:hAnsi="Segoe UI" w:cs="Segoe UI"/>
          <w:color w:val="444444"/>
          <w:lang w:eastAsia="ru-RU"/>
        </w:rPr>
        <w:t xml:space="preserve"> -&gt; TPS || Архитектор ТП + РСП (опционально).</w:t>
      </w:r>
    </w:p>
    <w:p w14:paraId="468C284F" w14:textId="77777777" w:rsidR="00DC7497" w:rsidRPr="00DC7497" w:rsidRDefault="00DC7497" w:rsidP="00DC7497">
      <w:pPr>
        <w:spacing w:after="150" w:line="240" w:lineRule="auto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2​.15.​3​ </w:t>
      </w:r>
      <w:r w:rsidRPr="00DC7497">
        <w:rPr>
          <w:rFonts w:ascii="Segoe UI" w:eastAsia="Times New Roman" w:hAnsi="Segoe UI" w:cs="Segoe UI"/>
          <w:b/>
          <w:bCs/>
          <w:color w:val="444444"/>
          <w:lang w:eastAsia="ru-RU"/>
        </w:rPr>
        <w:t>Комплексные проекты Технической </w:t>
      </w:r>
      <w:proofErr w:type="spellStart"/>
      <w:r w:rsidRPr="00DC7497">
        <w:rPr>
          <w:rFonts w:ascii="Segoe UI" w:eastAsia="Times New Roman" w:hAnsi="Segoe UI" w:cs="Segoe UI"/>
          <w:b/>
          <w:bCs/>
          <w:color w:val="444444"/>
          <w:lang w:eastAsia="ru-RU"/>
        </w:rPr>
        <w:t>Дирекции+внешние</w:t>
      </w:r>
      <w:proofErr w:type="spellEnd"/>
      <w:r w:rsidRPr="00DC7497">
        <w:rPr>
          <w:rFonts w:ascii="Segoe UI" w:eastAsia="Times New Roman" w:hAnsi="Segoe UI" w:cs="Segoe UI"/>
          <w:b/>
          <w:bCs/>
          <w:color w:val="444444"/>
          <w:lang w:eastAsia="ru-RU"/>
        </w:rPr>
        <w:t> </w:t>
      </w:r>
      <w:r w:rsidRPr="00DC7497">
        <w:rPr>
          <w:rFonts w:ascii="Segoe UI" w:eastAsia="Times New Roman" w:hAnsi="Segoe UI" w:cs="Segoe UI"/>
          <w:b/>
          <w:bCs/>
          <w:color w:val="444444"/>
          <w:shd w:val="clear" w:color="auto" w:fill="FFFFFF"/>
          <w:lang w:eastAsia="ru-RU"/>
        </w:rPr>
        <w:t>ЦК:</w:t>
      </w:r>
      <w:r w:rsidRPr="00DC7497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 </w:t>
      </w:r>
    </w:p>
    <w:p w14:paraId="09F33A0A" w14:textId="77777777" w:rsidR="00DC7497" w:rsidRPr="00DC7497" w:rsidRDefault="00DC7497" w:rsidP="00DC749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​​​Архитектор​ Технической Дирекции + РП Технической Дирекции​.</w:t>
      </w:r>
    </w:p>
    <w:p w14:paraId="53065538" w14:textId="77777777" w:rsidR="00DC7497" w:rsidRPr="00DC7497" w:rsidRDefault="00DC7497" w:rsidP="00DC7497">
      <w:pPr>
        <w:spacing w:after="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</w:p>
    <w:p w14:paraId="3500190A" w14:textId="77777777" w:rsidR="00DC7497" w:rsidRPr="00DC7497" w:rsidRDefault="00DC7497" w:rsidP="00DC7497">
      <w:pPr>
        <w:spacing w:after="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2.16 </w:t>
      </w:r>
      <w:r w:rsidRPr="00DC7497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 xml:space="preserve">Обобщённые расчёты TPS </w:t>
      </w:r>
      <w:proofErr w:type="gramStart"/>
      <w:r w:rsidRPr="00DC7497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согласует</w:t>
      </w:r>
      <w:proofErr w:type="gramEnd"/>
      <w:r w:rsidRPr="00DC7497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 следуя </w:t>
      </w:r>
      <w:r w:rsidRPr="00DC7497">
        <w:rPr>
          <w:rFonts w:ascii="Segoe UI" w:eastAsia="Times New Roman" w:hAnsi="Segoe UI" w:cs="Segoe UI"/>
          <w:b/>
          <w:bCs/>
          <w:color w:val="444444"/>
          <w:shd w:val="clear" w:color="auto" w:fill="FFFFFF"/>
          <w:lang w:eastAsia="ru-RU"/>
        </w:rPr>
        <w:t>Приложению 2. Согласование бюджета проекта на этапе пресейла​.</w:t>
      </w:r>
      <w:r w:rsidRPr="00DC7497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 </w:t>
      </w:r>
      <w:hyperlink r:id="rId27" w:history="1">
        <w:r w:rsidRPr="00DC7497">
          <w:rPr>
            <w:rFonts w:ascii="Segoe UI" w:eastAsia="Times New Roman" w:hAnsi="Segoe UI" w:cs="Segoe UI"/>
            <w:color w:val="0072C6"/>
            <w:shd w:val="clear" w:color="auto" w:fill="FFFFFF"/>
            <w:lang w:eastAsia="ru-RU"/>
          </w:rPr>
          <w:t xml:space="preserve">Инф. страница </w:t>
        </w:r>
        <w:proofErr w:type="spellStart"/>
        <w:r w:rsidRPr="00DC7497">
          <w:rPr>
            <w:rFonts w:ascii="Segoe UI" w:eastAsia="Times New Roman" w:hAnsi="Segoe UI" w:cs="Segoe UI"/>
            <w:color w:val="0072C6"/>
            <w:shd w:val="clear" w:color="auto" w:fill="FFFFFF"/>
            <w:lang w:eastAsia="ru-RU"/>
          </w:rPr>
          <w:t>Ресур</w:t>
        </w:r>
        <w:proofErr w:type="spellEnd"/>
        <w:r w:rsidRPr="00DC7497">
          <w:rPr>
            <w:rFonts w:ascii="Segoe UI" w:eastAsia="Times New Roman" w:hAnsi="Segoe UI" w:cs="Segoe UI"/>
            <w:color w:val="0072C6"/>
            <w:shd w:val="clear" w:color="auto" w:fill="FFFFFF"/>
            <w:lang w:eastAsia="ru-RU"/>
          </w:rPr>
          <w:t>​</w:t>
        </w:r>
        <w:proofErr w:type="spellStart"/>
        <w:r w:rsidRPr="00DC7497">
          <w:rPr>
            <w:rFonts w:ascii="Segoe UI" w:eastAsia="Times New Roman" w:hAnsi="Segoe UI" w:cs="Segoe UI"/>
            <w:color w:val="0072C6"/>
            <w:shd w:val="clear" w:color="auto" w:fill="FFFFFF"/>
            <w:lang w:eastAsia="ru-RU"/>
          </w:rPr>
          <w:t>сный</w:t>
        </w:r>
        <w:proofErr w:type="spellEnd"/>
        <w:r w:rsidRPr="00DC7497">
          <w:rPr>
            <w:rFonts w:ascii="Segoe UI" w:eastAsia="Times New Roman" w:hAnsi="Segoe UI" w:cs="Segoe UI"/>
            <w:color w:val="0072C6"/>
            <w:shd w:val="clear" w:color="auto" w:fill="FFFFFF"/>
            <w:lang w:eastAsia="ru-RU"/>
          </w:rPr>
          <w:t xml:space="preserve"> комитет реализации (пресейла). </w:t>
        </w:r>
      </w:hyperlink>
      <w:r w:rsidRPr="00DC7497">
        <w:rPr>
          <w:rFonts w:ascii="Segoe UI" w:eastAsia="Times New Roman" w:hAnsi="Segoe UI" w:cs="Segoe UI"/>
          <w:color w:val="444444"/>
          <w:lang w:eastAsia="ru-RU"/>
        </w:rPr>
        <w:t xml:space="preserve">Утверждённые результаты оценки трудозатрат не подлежат изменениям, за исключением случаев изменения </w:t>
      </w:r>
      <w:r w:rsidRPr="00DC7497">
        <w:rPr>
          <w:rFonts w:ascii="Segoe UI" w:eastAsia="Times New Roman" w:hAnsi="Segoe UI" w:cs="Segoe UI"/>
          <w:color w:val="444444"/>
          <w:lang w:eastAsia="ru-RU"/>
        </w:rPr>
        <w:lastRenderedPageBreak/>
        <w:t>объёма сделки. АМ или SS, могут запросить их перерасчёт в части оценки себестоимости проекта (необходимо завести новую Заявку на пресейл</w:t>
      </w:r>
      <w:ins w:id="0" w:author="Novikova, Ekaterina (Lead Quality Manager)" w:date="2025-03-26T14:31:00Z">
        <w:r w:rsidRPr="00DC7497">
          <w:rPr>
            <w:rFonts w:ascii="Segoe UI" w:eastAsia="Times New Roman" w:hAnsi="Segoe UI" w:cs="Segoe UI"/>
            <w:color w:val="444444"/>
            <w:lang w:eastAsia="ru-RU"/>
          </w:rPr>
          <w:t> с ссылкой на старую заявку</w:t>
        </w:r>
      </w:ins>
      <w:r w:rsidRPr="00DC7497">
        <w:rPr>
          <w:rFonts w:ascii="Segoe UI" w:eastAsia="Times New Roman" w:hAnsi="Segoe UI" w:cs="Segoe UI"/>
          <w:color w:val="444444"/>
          <w:lang w:eastAsia="ru-RU"/>
        </w:rPr>
        <w:t>).</w:t>
      </w:r>
    </w:p>
    <w:p w14:paraId="5FCD6A59" w14:textId="77777777" w:rsidR="00DC7497" w:rsidRPr="00DC7497" w:rsidRDefault="00DC7497" w:rsidP="00DC7497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</w:p>
    <w:p w14:paraId="6675D0BD" w14:textId="77777777" w:rsidR="00DC7497" w:rsidRPr="00DC7497" w:rsidRDefault="00DC7497" w:rsidP="00DC7497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​2.17 При необходимости АМ/SS любым удобным способом передает эскалацию по нарушению сроков SLA на руководителей Технической Дирекции. </w:t>
      </w:r>
      <w:hyperlink r:id="rId28" w:history="1">
        <w:r w:rsidRPr="00DC7497">
          <w:rPr>
            <w:rFonts w:ascii="Segoe UI" w:eastAsia="Times New Roman" w:hAnsi="Segoe UI" w:cs="Segoe UI"/>
            <w:color w:val="0072C6"/>
            <w:lang w:eastAsia="ru-RU"/>
          </w:rPr>
          <w:t>Подробнее в инструкции SLA пресейл.</w:t>
        </w:r>
      </w:hyperlink>
      <w:r w:rsidRPr="00DC7497"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  <w:t>​</w:t>
      </w:r>
    </w:p>
    <w:p w14:paraId="50D5DEE4" w14:textId="77777777" w:rsidR="00DC7497" w:rsidRPr="00DC7497" w:rsidRDefault="00DC7497" w:rsidP="00DC7497">
      <w:pPr>
        <w:spacing w:after="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​</w:t>
      </w:r>
    </w:p>
    <w:p w14:paraId="37D4B0D0" w14:textId="77777777" w:rsidR="00DC7497" w:rsidRPr="00DC7497" w:rsidRDefault="00DC7497" w:rsidP="00DC7497">
      <w:pPr>
        <w:spacing w:after="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2.18 </w:t>
      </w:r>
      <w:r w:rsidRPr="00DC7497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После того, как TPS принял решение о взятии расчёта в работу, он переводит Заявку на пресейл в статус "В работе". После этого автоматически создаётся Карточка пресейла </w:t>
      </w:r>
      <w:r w:rsidRPr="00DC7497">
        <w:rPr>
          <w:rFonts w:ascii="Segoe UI" w:eastAsia="Times New Roman" w:hAnsi="Segoe UI" w:cs="Segoe UI"/>
          <w:color w:val="444444"/>
          <w:lang w:eastAsia="ru-RU"/>
        </w:rPr>
        <w:t xml:space="preserve">в </w:t>
      </w:r>
      <w:proofErr w:type="spellStart"/>
      <w:r w:rsidRPr="00DC7497">
        <w:rPr>
          <w:rFonts w:ascii="Segoe UI" w:eastAsia="Times New Roman" w:hAnsi="Segoe UI" w:cs="Segoe UI"/>
          <w:color w:val="444444"/>
          <w:lang w:eastAsia="ru-RU"/>
        </w:rPr>
        <w:t>Advanta</w:t>
      </w:r>
      <w:proofErr w:type="spellEnd"/>
      <w:r w:rsidRPr="00DC7497">
        <w:rPr>
          <w:rFonts w:ascii="Segoe UI" w:eastAsia="Times New Roman" w:hAnsi="Segoe UI" w:cs="Segoe UI"/>
          <w:color w:val="444444"/>
          <w:lang w:eastAsia="ru-RU"/>
        </w:rPr>
        <w:t xml:space="preserve">, а также эта карточка дублируется в Service Desk </w:t>
      </w:r>
      <w:proofErr w:type="spellStart"/>
      <w:r w:rsidRPr="00DC7497">
        <w:rPr>
          <w:rFonts w:ascii="Segoe UI" w:eastAsia="Times New Roman" w:hAnsi="Segoe UI" w:cs="Segoe UI"/>
          <w:color w:val="444444"/>
          <w:lang w:eastAsia="ru-RU"/>
        </w:rPr>
        <w:t>SimpleOne</w:t>
      </w:r>
      <w:proofErr w:type="spellEnd"/>
      <w:r w:rsidRPr="00DC7497">
        <w:rPr>
          <w:rFonts w:ascii="Segoe UI" w:eastAsia="Times New Roman" w:hAnsi="Segoe UI" w:cs="Segoe UI"/>
          <w:color w:val="444444"/>
          <w:lang w:eastAsia="ru-RU"/>
        </w:rPr>
        <w:t xml:space="preserve"> (SD). В соответствии с направлением назначается Ресурсный менеджер для выделения РП и Архитектора на этап пресейла.​</w:t>
      </w:r>
    </w:p>
    <w:p w14:paraId="758FE92F" w14:textId="77777777" w:rsidR="00DC7497" w:rsidRPr="00DC7497" w:rsidRDefault="002809FF" w:rsidP="00DC7497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hyperlink r:id="rId29" w:history="1">
        <w:r w:rsidR="00DC7497" w:rsidRPr="00DC7497">
          <w:rPr>
            <w:rFonts w:ascii="Segoe UI" w:eastAsia="Times New Roman" w:hAnsi="Segoe UI" w:cs="Segoe UI"/>
            <w:color w:val="0072C6"/>
            <w:lang w:eastAsia="ru-RU"/>
          </w:rPr>
          <w:t xml:space="preserve">Порядок работы с </w:t>
        </w:r>
        <w:proofErr w:type="spellStart"/>
        <w:r w:rsidR="00DC7497" w:rsidRPr="00DC7497">
          <w:rPr>
            <w:rFonts w:ascii="Segoe UI" w:eastAsia="Times New Roman" w:hAnsi="Segoe UI" w:cs="Segoe UI"/>
            <w:color w:val="0072C6"/>
            <w:lang w:eastAsia="ru-RU"/>
          </w:rPr>
          <w:t>пресейлами</w:t>
        </w:r>
        <w:proofErr w:type="spellEnd"/>
        <w:r w:rsidR="00DC7497" w:rsidRPr="00DC7497">
          <w:rPr>
            <w:rFonts w:ascii="Segoe UI" w:eastAsia="Times New Roman" w:hAnsi="Segoe UI" w:cs="Segoe UI"/>
            <w:color w:val="0072C6"/>
            <w:lang w:eastAsia="ru-RU"/>
          </w:rPr>
          <w:t xml:space="preserve"> в системе </w:t>
        </w:r>
        <w:proofErr w:type="spellStart"/>
        <w:r w:rsidR="00DC7497" w:rsidRPr="00DC7497">
          <w:rPr>
            <w:rFonts w:ascii="Segoe UI" w:eastAsia="Times New Roman" w:hAnsi="Segoe UI" w:cs="Segoe UI"/>
            <w:color w:val="0072C6"/>
            <w:lang w:eastAsia="ru-RU"/>
          </w:rPr>
          <w:t>SimpleOne</w:t>
        </w:r>
        <w:proofErr w:type="spellEnd"/>
      </w:hyperlink>
    </w:p>
    <w:p w14:paraId="2CF1B72C" w14:textId="77777777" w:rsidR="00DC7497" w:rsidRPr="00DC7497" w:rsidRDefault="002809FF" w:rsidP="00DC7497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hyperlink r:id="rId30" w:history="1">
        <w:r w:rsidR="00DC7497" w:rsidRPr="00DC7497">
          <w:rPr>
            <w:rFonts w:ascii="Segoe UI" w:eastAsia="Times New Roman" w:hAnsi="Segoe UI" w:cs="Segoe UI"/>
            <w:color w:val="0072C6"/>
            <w:lang w:eastAsia="ru-RU"/>
          </w:rPr>
          <w:t xml:space="preserve">​Порядок работы с </w:t>
        </w:r>
        <w:proofErr w:type="spellStart"/>
        <w:r w:rsidR="00DC7497" w:rsidRPr="00DC7497">
          <w:rPr>
            <w:rFonts w:ascii="Segoe UI" w:eastAsia="Times New Roman" w:hAnsi="Segoe UI" w:cs="Segoe UI"/>
            <w:color w:val="0072C6"/>
            <w:lang w:eastAsia="ru-RU"/>
          </w:rPr>
          <w:t>пресейлами</w:t>
        </w:r>
        <w:proofErr w:type="spellEnd"/>
        <w:r w:rsidR="00DC7497" w:rsidRPr="00DC7497">
          <w:rPr>
            <w:rFonts w:ascii="Segoe UI" w:eastAsia="Times New Roman" w:hAnsi="Segoe UI" w:cs="Segoe UI"/>
            <w:color w:val="0072C6"/>
            <w:lang w:eastAsia="ru-RU"/>
          </w:rPr>
          <w:t xml:space="preserve"> в </w:t>
        </w:r>
        <w:proofErr w:type="spellStart"/>
        <w:r w:rsidR="00DC7497" w:rsidRPr="00DC7497">
          <w:rPr>
            <w:rFonts w:ascii="Segoe UI" w:eastAsia="Times New Roman" w:hAnsi="Segoe UI" w:cs="Segoe UI"/>
            <w:color w:val="0072C6"/>
            <w:lang w:eastAsia="ru-RU"/>
          </w:rPr>
          <w:t>Advanta</w:t>
        </w:r>
        <w:proofErr w:type="spellEnd"/>
      </w:hyperlink>
      <w:r w:rsidR="00DC7497" w:rsidRPr="00DC7497"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  <w:t>​</w:t>
      </w:r>
    </w:p>
    <w:p w14:paraId="500CD9A4" w14:textId="77777777" w:rsidR="00DC7497" w:rsidRPr="00DC7497" w:rsidRDefault="00DC7497" w:rsidP="00DC7497">
      <w:pPr>
        <w:spacing w:after="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2.19 После привлечения Архитектора TPS организует административное сопровождение работы на пресейле (привлечение узких специалистов, и ресурсов внешних подразделений, организация и протоколирование встреч и т.д.).</w:t>
      </w:r>
    </w:p>
    <w:p w14:paraId="18064D6F" w14:textId="77777777" w:rsidR="00DC7497" w:rsidRPr="00DC7497" w:rsidRDefault="00DC7497" w:rsidP="00DC7497">
      <w:pPr>
        <w:spacing w:after="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​</w:t>
      </w:r>
    </w:p>
    <w:p w14:paraId="44D56188" w14:textId="77777777" w:rsidR="00DC7497" w:rsidRPr="00DC7497" w:rsidRDefault="00DC7497" w:rsidP="00DC7497">
      <w:pPr>
        <w:spacing w:after="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</w:p>
    <w:p w14:paraId="490B7FD0" w14:textId="77777777" w:rsidR="00DC7497" w:rsidRPr="00DC7497" w:rsidRDefault="00DC7497" w:rsidP="00DC7497">
      <w:pPr>
        <w:spacing w:after="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b/>
          <w:bCs/>
          <w:color w:val="444444"/>
          <w:shd w:val="clear" w:color="auto" w:fill="FFFFFF"/>
          <w:lang w:eastAsia="ru-RU"/>
        </w:rPr>
        <w:t>Результатом привлечения TPS является</w:t>
      </w:r>
      <w:r w:rsidRPr="00DC7497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​: согласованный и финализированный расчёт трудозатрат. ​</w:t>
      </w:r>
    </w:p>
    <w:p w14:paraId="76415BED" w14:textId="3E198C89" w:rsidR="00DC7497" w:rsidRPr="00DC7497" w:rsidRDefault="00DC7497" w:rsidP="00DC7497">
      <w:pPr>
        <w:spacing w:after="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  <w:t> </w:t>
      </w:r>
    </w:p>
    <w:p w14:paraId="44709566" w14:textId="77777777" w:rsidR="00DC7497" w:rsidRPr="00DC7497" w:rsidRDefault="00DC7497" w:rsidP="00DC7497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</w:p>
    <w:p w14:paraId="2E203F1A" w14:textId="77777777" w:rsidR="00DC7497" w:rsidRPr="00DC7497" w:rsidRDefault="00DC7497" w:rsidP="00DC7497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b/>
          <w:bCs/>
          <w:color w:val="008000"/>
          <w:sz w:val="26"/>
          <w:szCs w:val="26"/>
          <w:lang w:eastAsia="ru-RU"/>
        </w:rPr>
        <w:t>3. Назначение архитектора пресейла</w:t>
      </w:r>
      <w:r w:rsidRPr="00DC7497">
        <w:rPr>
          <w:rFonts w:ascii="Segoe UI" w:eastAsia="Times New Roman" w:hAnsi="Segoe UI" w:cs="Segoe UI"/>
          <w:color w:val="444444"/>
          <w:lang w:eastAsia="ru-RU"/>
        </w:rPr>
        <w:t>​</w:t>
      </w:r>
    </w:p>
    <w:p w14:paraId="26218224" w14:textId="77777777" w:rsidR="00DC7497" w:rsidRPr="00DC7497" w:rsidRDefault="00DC7497" w:rsidP="00DC7497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3.1. За назначение </w:t>
      </w:r>
      <w:hyperlink r:id="rId31" w:history="1">
        <w:r w:rsidRPr="00DC7497">
          <w:rPr>
            <w:rFonts w:ascii="Segoe UI" w:eastAsia="Times New Roman" w:hAnsi="Segoe UI" w:cs="Segoe UI"/>
            <w:i/>
            <w:iCs/>
            <w:color w:val="0072C6"/>
            <w:lang w:eastAsia="ru-RU"/>
          </w:rPr>
          <w:t>Архитектора пресейла</w:t>
        </w:r>
      </w:hyperlink>
      <w:r w:rsidRPr="00DC7497">
        <w:rPr>
          <w:rFonts w:ascii="Segoe UI" w:eastAsia="Times New Roman" w:hAnsi="Segoe UI" w:cs="Segoe UI"/>
          <w:i/>
          <w:iCs/>
          <w:color w:val="444444"/>
          <w:lang w:eastAsia="ru-RU"/>
        </w:rPr>
        <w:t>​</w:t>
      </w:r>
      <w:r w:rsidRPr="00DC7497">
        <w:rPr>
          <w:rFonts w:ascii="Segoe UI" w:eastAsia="Times New Roman" w:hAnsi="Segoe UI" w:cs="Segoe UI"/>
          <w:color w:val="444444"/>
          <w:lang w:eastAsia="ru-RU"/>
        </w:rPr>
        <w:t> отвечает </w:t>
      </w:r>
      <w:r w:rsidRPr="00DC7497">
        <w:rPr>
          <w:rFonts w:ascii="Segoe UI" w:eastAsia="Times New Roman" w:hAnsi="Segoe UI" w:cs="Segoe UI"/>
          <w:i/>
          <w:iCs/>
          <w:color w:val="444444"/>
          <w:lang w:eastAsia="ru-RU"/>
        </w:rPr>
        <w:t>Ресурсный менеджер, </w:t>
      </w:r>
      <w:r w:rsidRPr="00DC7497">
        <w:rPr>
          <w:rFonts w:ascii="Segoe UI" w:eastAsia="Times New Roman" w:hAnsi="Segoe UI" w:cs="Segoe UI"/>
          <w:color w:val="444444"/>
          <w:lang w:eastAsia="ru-RU"/>
        </w:rPr>
        <w:t>которого привлекает TPS.​</w:t>
      </w:r>
    </w:p>
    <w:p w14:paraId="6E8A73AB" w14:textId="77777777" w:rsidR="00DC7497" w:rsidRPr="00DC7497" w:rsidRDefault="00DC7497" w:rsidP="00DC7497">
      <w:pPr>
        <w:spacing w:after="150" w:line="240" w:lineRule="auto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3.2 Архитектор выделяется, только при наличии необходимых для расчета данных, приложенных TPS. </w:t>
      </w:r>
    </w:p>
    <w:p w14:paraId="50846A18" w14:textId="77777777" w:rsidR="00DC7497" w:rsidRPr="00DC7497" w:rsidRDefault="00DC7497" w:rsidP="00DC7497">
      <w:pPr>
        <w:spacing w:after="150" w:line="240" w:lineRule="auto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При привлечении компетенций ДРИП, так же необходимо в обязательном порядке приложить корректно заполненный документ – </w:t>
      </w:r>
      <w:hyperlink r:id="rId32" w:history="1">
        <w:r w:rsidRPr="00DC7497">
          <w:rPr>
            <w:rFonts w:ascii="Segoe UI" w:eastAsia="Times New Roman" w:hAnsi="Segoe UI" w:cs="Segoe UI"/>
            <w:color w:val="0072C6"/>
            <w:lang w:eastAsia="ru-RU"/>
          </w:rPr>
          <w:t>«чек-лист производств​​</w:t>
        </w:r>
        <w:proofErr w:type="spellStart"/>
        <w:r w:rsidRPr="00DC7497">
          <w:rPr>
            <w:rFonts w:ascii="Segoe UI" w:eastAsia="Times New Roman" w:hAnsi="Segoe UI" w:cs="Segoe UI"/>
            <w:color w:val="0072C6"/>
            <w:lang w:eastAsia="ru-RU"/>
          </w:rPr>
          <w:t>а_ДРИП</w:t>
        </w:r>
        <w:proofErr w:type="spellEnd"/>
        <w:r w:rsidRPr="00DC7497">
          <w:rPr>
            <w:rFonts w:ascii="Segoe UI" w:eastAsia="Times New Roman" w:hAnsi="Segoe UI" w:cs="Segoe UI"/>
            <w:color w:val="0072C6"/>
            <w:lang w:eastAsia="ru-RU"/>
          </w:rPr>
          <w:t>»</w:t>
        </w:r>
      </w:hyperlink>
      <w:r w:rsidRPr="00DC7497">
        <w:rPr>
          <w:rFonts w:ascii="Segoe UI" w:eastAsia="Times New Roman" w:hAnsi="Segoe UI" w:cs="Segoe UI"/>
          <w:color w:val="444444"/>
          <w:lang w:eastAsia="ru-RU"/>
        </w:rPr>
        <w:t>.  Без предоставления требуемых данных, заявка дисквалифицируется.​</w:t>
      </w:r>
    </w:p>
    <w:p w14:paraId="02E7080B" w14:textId="77777777" w:rsidR="00DC7497" w:rsidRPr="00DC7497" w:rsidRDefault="00DC7497" w:rsidP="00DC7497">
      <w:pPr>
        <w:spacing w:after="150" w:line="240" w:lineRule="auto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​3.3 Если Архитектор обнаруживает, что в запросе РТЗ нет достаточной информации и документов, он возвращает Заявку TPS на доработку, с обозначением вопросов и замечаний, сроки работы по Заявке сдвигаются до предоставления недостающей информации.</w:t>
      </w:r>
    </w:p>
    <w:p w14:paraId="742C41FE" w14:textId="77777777" w:rsidR="00DC7497" w:rsidRPr="00DC7497" w:rsidRDefault="00DC7497" w:rsidP="00DC749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Срок назначения Архитектора пресейла и предоставление расчётов в </w:t>
      </w:r>
      <w:hyperlink r:id="rId33" w:history="1">
        <w:r w:rsidRPr="00DC7497">
          <w:rPr>
            <w:rFonts w:ascii="Segoe UI" w:eastAsia="Times New Roman" w:hAnsi="Segoe UI" w:cs="Segoe UI"/>
            <w:b/>
            <w:bCs/>
            <w:color w:val="0072C6"/>
            <w:shd w:val="clear" w:color="auto" w:fill="FFFFFF"/>
            <w:lang w:eastAsia="ru-RU"/>
          </w:rPr>
          <w:t>регламенте </w:t>
        </w:r>
        <w:r w:rsidRPr="00DC7497">
          <w:rPr>
            <w:rFonts w:ascii="Segoe UI" w:eastAsia="Times New Roman" w:hAnsi="Segoe UI" w:cs="Segoe UI"/>
            <w:b/>
            <w:bCs/>
            <w:color w:val="0072C6"/>
            <w:lang w:eastAsia="ru-RU"/>
          </w:rPr>
          <w:t>SLA пресейл.</w:t>
        </w:r>
      </w:hyperlink>
    </w:p>
    <w:p w14:paraId="60ECAFB9" w14:textId="77777777" w:rsidR="00DC7497" w:rsidRPr="00DC7497" w:rsidRDefault="00DC7497" w:rsidP="00DC7497">
      <w:pPr>
        <w:spacing w:after="0" w:line="240" w:lineRule="auto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  <w:t>​</w:t>
      </w:r>
    </w:p>
    <w:p w14:paraId="731E461D" w14:textId="39098937" w:rsidR="00DC7497" w:rsidRPr="00DC7497" w:rsidRDefault="00DC7497" w:rsidP="00DC7497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3.4 Основные задачи </w:t>
      </w:r>
      <w:r w:rsidRPr="00DC7497">
        <w:rPr>
          <w:rFonts w:ascii="Segoe UI" w:eastAsia="Times New Roman" w:hAnsi="Segoe UI" w:cs="Segoe UI"/>
          <w:i/>
          <w:iCs/>
          <w:color w:val="444444"/>
          <w:lang w:eastAsia="ru-RU"/>
        </w:rPr>
        <w:t xml:space="preserve">Архитектора </w:t>
      </w:r>
      <w:r w:rsidR="002809FF" w:rsidRPr="00DC7497">
        <w:rPr>
          <w:rFonts w:ascii="Segoe UI" w:eastAsia="Times New Roman" w:hAnsi="Segoe UI" w:cs="Segoe UI"/>
          <w:i/>
          <w:iCs/>
          <w:color w:val="444444"/>
          <w:lang w:eastAsia="ru-RU"/>
        </w:rPr>
        <w:t>пресейла</w:t>
      </w:r>
      <w:r w:rsidR="002809FF" w:rsidRPr="00DC7497">
        <w:rPr>
          <w:rFonts w:ascii="Segoe UI" w:eastAsia="Times New Roman" w:hAnsi="Segoe UI" w:cs="Segoe UI"/>
          <w:color w:val="444444"/>
          <w:lang w:eastAsia="ru-RU"/>
        </w:rPr>
        <w:t>:</w:t>
      </w:r>
    </w:p>
    <w:p w14:paraId="6B74B4AD" w14:textId="77777777" w:rsidR="00DC7497" w:rsidRPr="00DC7497" w:rsidRDefault="00DC7497" w:rsidP="00DC7497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Анализ исходных данных по проекту (ТЗ/ЗП, договор (проект договора), проектная/рабочая документация, технические условия, ТКП от подрядчиков) на исполнимость;</w:t>
      </w:r>
    </w:p>
    <w:p w14:paraId="774451A5" w14:textId="77777777" w:rsidR="00DC7497" w:rsidRPr="00DC7497" w:rsidRDefault="00DC7497" w:rsidP="00DC7497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 xml:space="preserve">Формирование ведомости объемов работ </w:t>
      </w:r>
      <w:proofErr w:type="spellStart"/>
      <w:r w:rsidRPr="00DC7497">
        <w:rPr>
          <w:rFonts w:ascii="Segoe UI" w:eastAsia="Times New Roman" w:hAnsi="Segoe UI" w:cs="Segoe UI"/>
          <w:color w:val="444444"/>
          <w:lang w:eastAsia="ru-RU"/>
        </w:rPr>
        <w:t>ГИПа</w:t>
      </w:r>
      <w:proofErr w:type="spellEnd"/>
      <w:r w:rsidRPr="00DC7497">
        <w:rPr>
          <w:rFonts w:ascii="Segoe UI" w:eastAsia="Times New Roman" w:hAnsi="Segoe UI" w:cs="Segoe UI"/>
          <w:color w:val="444444"/>
          <w:lang w:eastAsia="ru-RU"/>
        </w:rPr>
        <w:t xml:space="preserve">, </w:t>
      </w:r>
      <w:proofErr w:type="spellStart"/>
      <w:r w:rsidRPr="00DC7497">
        <w:rPr>
          <w:rFonts w:ascii="Segoe UI" w:eastAsia="Times New Roman" w:hAnsi="Segoe UI" w:cs="Segoe UI"/>
          <w:color w:val="444444"/>
          <w:lang w:eastAsia="ru-RU"/>
        </w:rPr>
        <w:t>Аритектора</w:t>
      </w:r>
      <w:proofErr w:type="spellEnd"/>
      <w:r w:rsidRPr="00DC7497">
        <w:rPr>
          <w:rFonts w:ascii="Segoe UI" w:eastAsia="Times New Roman" w:hAnsi="Segoe UI" w:cs="Segoe UI"/>
          <w:color w:val="444444"/>
          <w:lang w:eastAsia="ru-RU"/>
        </w:rPr>
        <w:t>, инженеров Технической дирекции, оценка;</w:t>
      </w:r>
    </w:p>
    <w:p w14:paraId="12FD3070" w14:textId="77777777" w:rsidR="00DC7497" w:rsidRPr="00DC7497" w:rsidRDefault="00DC7497" w:rsidP="00DC7497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Выявление, оценка технических / технологических рисков и ограничений. Выдача предложений по их минимизации;</w:t>
      </w:r>
    </w:p>
    <w:p w14:paraId="1637F828" w14:textId="77777777" w:rsidR="00DC7497" w:rsidRPr="00DC7497" w:rsidRDefault="00DC7497" w:rsidP="00DC7497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Определение стоимости командировочных расходов собственных инженерных ресурсов;</w:t>
      </w:r>
    </w:p>
    <w:p w14:paraId="7C37C43C" w14:textId="77777777" w:rsidR="00DC7497" w:rsidRPr="00DC7497" w:rsidRDefault="00DC7497" w:rsidP="00DC7497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Подготовка предложений по привлечению дополнительных внешних ресурсов (инженеры, технические писатели, сметчики, инженеры ПТО, прорабы, начальники участка, строительный контроль);</w:t>
      </w:r>
    </w:p>
    <w:p w14:paraId="02702A5C" w14:textId="77777777" w:rsidR="00DC7497" w:rsidRPr="00DC7497" w:rsidRDefault="00DC7497" w:rsidP="00DC7497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Определение стоимости инструментов, материалов, услуг для выполнения работ, приобретаемых в рамках бюджета проекта (распечатка проектной документации, маркировка кабелей, прочие расходные материалы);</w:t>
      </w:r>
    </w:p>
    <w:p w14:paraId="2415C8F1" w14:textId="77777777" w:rsidR="00DC7497" w:rsidRPr="00DC7497" w:rsidRDefault="00DC7497" w:rsidP="00DC7497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lastRenderedPageBreak/>
        <w:t>Фиксация результатов по перечню в виде документа заданной формы – шаблона РТЗ.</w:t>
      </w:r>
      <w:r w:rsidRPr="00DC7497"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  <w:br/>
        <w:t>​</w:t>
      </w:r>
    </w:p>
    <w:p w14:paraId="72CA7DE5" w14:textId="77777777" w:rsidR="00DC7497" w:rsidRPr="00DC7497" w:rsidRDefault="00DC7497" w:rsidP="00DC7497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3.5 Критерием качества разработанной концепции и архитектуры проектного решения является возможность дальнейшей ее декомпозиции до спецификации оборудования и ПО, спецификации работ и услуг, которые необходимы и достаточны для реализации всех требований к результатам и достижения целей проекта.​</w:t>
      </w:r>
    </w:p>
    <w:p w14:paraId="5D4CC1CF" w14:textId="77777777" w:rsidR="00DC7497" w:rsidRPr="00DC7497" w:rsidRDefault="00DC7497" w:rsidP="00DC7497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3.6 Если в рамках пресейла возникает необходимость в дополнительных действиях, не перечисленных выше, и без нарушения SLA на пресейл он может выдать требуемые результаты, то он проводит такие работы.</w:t>
      </w:r>
    </w:p>
    <w:p w14:paraId="64B419B5" w14:textId="77777777" w:rsidR="00DC7497" w:rsidRPr="00DC7497" w:rsidRDefault="00DC7497" w:rsidP="00DC7497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3.7 Все прочие работы, потребность в которых может возникнуть на пресейле производятся за счет отдельного финансирования со стороны АМ. Например:</w:t>
      </w:r>
    </w:p>
    <w:p w14:paraId="6C4B2A17" w14:textId="77777777" w:rsidR="00DC7497" w:rsidRPr="00DC7497" w:rsidRDefault="00DC7497" w:rsidP="00DC7497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Формирование архитектуры решения;</w:t>
      </w:r>
    </w:p>
    <w:p w14:paraId="1A9A9F6E" w14:textId="77777777" w:rsidR="00DC7497" w:rsidRPr="00DC7497" w:rsidRDefault="00DC7497" w:rsidP="00DC7497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Сбор данных/формирование/корректировка ТЗ/ТТ;</w:t>
      </w:r>
    </w:p>
    <w:p w14:paraId="38E3082B" w14:textId="77777777" w:rsidR="00DC7497" w:rsidRPr="00DC7497" w:rsidRDefault="00DC7497" w:rsidP="00DC7497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Обследование инфраструктуры/площадки заказчика;</w:t>
      </w:r>
    </w:p>
    <w:p w14:paraId="78BD1EDA" w14:textId="77777777" w:rsidR="00DC7497" w:rsidRPr="00DC7497" w:rsidRDefault="00DC7497" w:rsidP="00DC7497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 xml:space="preserve">Подготовка/корректировка/участие в подготовке, любых проектных документов как-то: схемы, описания, проектная документация любых стадий, планы проведения работ </w:t>
      </w:r>
      <w:proofErr w:type="spellStart"/>
      <w:r w:rsidRPr="00DC7497">
        <w:rPr>
          <w:rFonts w:ascii="Segoe UI" w:eastAsia="Times New Roman" w:hAnsi="Segoe UI" w:cs="Segoe UI"/>
          <w:color w:val="444444"/>
          <w:lang w:eastAsia="ru-RU"/>
        </w:rPr>
        <w:t>работ</w:t>
      </w:r>
      <w:proofErr w:type="spellEnd"/>
      <w:r w:rsidRPr="00DC7497">
        <w:rPr>
          <w:rFonts w:ascii="Segoe UI" w:eastAsia="Times New Roman" w:hAnsi="Segoe UI" w:cs="Segoe UI"/>
          <w:color w:val="444444"/>
          <w:lang w:eastAsia="ru-RU"/>
        </w:rPr>
        <w:t>;</w:t>
      </w:r>
    </w:p>
    <w:p w14:paraId="0A558B1B" w14:textId="77777777" w:rsidR="00DC7497" w:rsidRPr="00DC7497" w:rsidRDefault="00DC7497" w:rsidP="00DC7497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Пилотирование решения;</w:t>
      </w:r>
    </w:p>
    <w:p w14:paraId="0EC652AB" w14:textId="77777777" w:rsidR="00DC7497" w:rsidRPr="00DC7497" w:rsidRDefault="00DC7497" w:rsidP="00DC7497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Разработка локального сметного расчёта и т.д.</w:t>
      </w:r>
    </w:p>
    <w:p w14:paraId="695E2503" w14:textId="77777777" w:rsidR="00DC7497" w:rsidRPr="00DC7497" w:rsidRDefault="00DC7497" w:rsidP="00DC7497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3.8 Архитектор, по согласованию со своим ресурс-менеджером или руководителем департамента, производит оценку стоимости дополнительных работ и направляет её TPS, при получении финансирования производит работы. Оценка стоимости и производство данных работ, не относятся к процессу подготовки расчёта трудозатрат, не учитываются в SLA и являются отдельной проектной деятельностью.</w:t>
      </w:r>
    </w:p>
    <w:p w14:paraId="5BBEDB73" w14:textId="77777777" w:rsidR="00DC7497" w:rsidRPr="00DC7497" w:rsidRDefault="00DC7497" w:rsidP="00DC7497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3.9 Работы, выполняемые сотрудником по задаче и понесенные затраты (командировочные расходы, приобретение дополнительных услуг, материалов и инструментов), подлежат учету в корпоративных системах по правилам, применяемым к коммерческим проектам, и оплачиваются из соответствующих источников финансирования (смета проекта, БИФ, межбюджетные переводы).</w:t>
      </w:r>
    </w:p>
    <w:p w14:paraId="43F5B22E" w14:textId="77777777" w:rsidR="00DC7497" w:rsidRPr="00DC7497" w:rsidRDefault="00DC7497" w:rsidP="00DC7497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3.10 Для производства дополнительных работ, необходима вводная информация, как-то: ТЗ/ТТ (возможно в виде подробного описания со стороны TPS), информация/документация по текущей инфраструктуре заказчика. Необходимость и перечень вводной информации оценивается каждый раз индивидуально исходя из запроса, в случае отсутствия, или неполноты информации, трудозатраты на её получение закладываются в стоимость запрошенных работ.</w:t>
      </w:r>
    </w:p>
    <w:p w14:paraId="43C15BAA" w14:textId="77777777" w:rsidR="00DC7497" w:rsidRPr="00DC7497" w:rsidRDefault="00DC7497" w:rsidP="00DC7497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3.11 Если </w:t>
      </w:r>
      <w:r w:rsidRPr="00DC7497">
        <w:rPr>
          <w:rFonts w:ascii="Segoe UI" w:eastAsia="Times New Roman" w:hAnsi="Segoe UI" w:cs="Segoe UI"/>
          <w:i/>
          <w:iCs/>
          <w:color w:val="444444"/>
          <w:lang w:eastAsia="ru-RU"/>
        </w:rPr>
        <w:t>Архитектор пресейла</w:t>
      </w:r>
      <w:r w:rsidRPr="00DC7497">
        <w:rPr>
          <w:rFonts w:ascii="Segoe UI" w:eastAsia="Times New Roman" w:hAnsi="Segoe UI" w:cs="Segoe UI"/>
          <w:color w:val="444444"/>
          <w:lang w:eastAsia="ru-RU"/>
        </w:rPr>
        <w:t> не обладает достаточными компетенциями для выполнения всего перечня задач, он запрашивает специалистов требуемой компетенции через </w:t>
      </w:r>
      <w:r w:rsidRPr="00DC7497">
        <w:rPr>
          <w:rFonts w:ascii="Segoe UI" w:eastAsia="Times New Roman" w:hAnsi="Segoe UI" w:cs="Segoe UI"/>
          <w:i/>
          <w:iCs/>
          <w:color w:val="444444"/>
          <w:lang w:eastAsia="ru-RU"/>
        </w:rPr>
        <w:t>Ресурсных менеджеров</w:t>
      </w:r>
      <w:r w:rsidRPr="00DC7497">
        <w:rPr>
          <w:rFonts w:ascii="Segoe UI" w:eastAsia="Times New Roman" w:hAnsi="Segoe UI" w:cs="Segoe UI"/>
          <w:color w:val="444444"/>
          <w:lang w:eastAsia="ru-RU"/>
        </w:rPr>
        <w:t> соответствующих направлений.</w:t>
      </w:r>
    </w:p>
    <w:p w14:paraId="6BE65123" w14:textId="77777777" w:rsidR="00DC7497" w:rsidRPr="00DC7497" w:rsidRDefault="00DC7497" w:rsidP="00DC7497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3.12 В случае отсутствия внутренних ресурсов Ресурсный менеджер​ передаёт данную информацию TPS, который формирует критерии выбора субподрядчика.</w:t>
      </w:r>
    </w:p>
    <w:p w14:paraId="7DC39762" w14:textId="77777777" w:rsidR="00DC7497" w:rsidRPr="00DC7497" w:rsidRDefault="00DC7497" w:rsidP="00DC7497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3.13</w:t>
      </w:r>
      <w:r w:rsidRPr="00DC7497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 Если Архитектор проекта или его руководитель считает, что проект не реализуем, он инициирует дисквалификацию Заявки на пресейл через TPS.</w:t>
      </w:r>
      <w:r w:rsidRPr="00DC7497">
        <w:rPr>
          <w:rFonts w:ascii="Segoe UI" w:eastAsia="Times New Roman" w:hAnsi="Segoe UI" w:cs="Segoe UI"/>
          <w:color w:val="444444"/>
          <w:lang w:eastAsia="ru-RU"/>
        </w:rPr>
        <w:t>​</w:t>
      </w:r>
    </w:p>
    <w:p w14:paraId="53938B8D" w14:textId="77777777" w:rsidR="00DC7497" w:rsidRPr="00DC7497" w:rsidRDefault="00DC7497" w:rsidP="00DC7497">
      <w:pPr>
        <w:spacing w:after="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​</w:t>
      </w:r>
    </w:p>
    <w:p w14:paraId="1B79EB5C" w14:textId="7A271D18" w:rsidR="00DC7497" w:rsidRPr="00DC7497" w:rsidRDefault="00DC7497" w:rsidP="00DC7497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b/>
          <w:bCs/>
          <w:color w:val="444444"/>
          <w:lang w:eastAsia="ru-RU"/>
        </w:rPr>
        <w:t>Результатом привлечения Архитектора пресейла является </w:t>
      </w:r>
      <w:r w:rsidRPr="00DC7497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расчёт трудозатрат с сформированным реестром требований и идентифицируемыми техническими рисками.</w:t>
      </w:r>
      <w:r w:rsidRPr="00DC74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                                                                                                                                                                 </w:t>
      </w:r>
      <w:r w:rsidRPr="00DC7497">
        <w:rPr>
          <w:rFonts w:ascii="Times New Roman" w:eastAsia="Times New Roman" w:hAnsi="Times New Roman" w:cs="Times New Roman"/>
          <w:b/>
          <w:bCs/>
          <w:lang w:eastAsia="ru-RU"/>
        </w:rPr>
        <w:t>​​</w:t>
      </w:r>
    </w:p>
    <w:p w14:paraId="2F46DA2D" w14:textId="77777777" w:rsidR="00DC7497" w:rsidRPr="00DC7497" w:rsidRDefault="00DC7497" w:rsidP="00DC7497">
      <w:pPr>
        <w:spacing w:after="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</w:p>
    <w:p w14:paraId="4C2CBB33" w14:textId="77777777" w:rsidR="00DC7497" w:rsidRPr="00DC7497" w:rsidRDefault="00DC7497" w:rsidP="00DC7497">
      <w:pPr>
        <w:spacing w:after="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</w:p>
    <w:p w14:paraId="6B167EF9" w14:textId="77777777" w:rsidR="00DC7497" w:rsidRPr="00DC7497" w:rsidRDefault="00DC7497" w:rsidP="00DC7497">
      <w:pPr>
        <w:spacing w:after="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b/>
          <w:bCs/>
          <w:color w:val="008000"/>
          <w:sz w:val="26"/>
          <w:szCs w:val="26"/>
          <w:lang w:eastAsia="ru-RU"/>
        </w:rPr>
        <w:t>4. Назначение руководителя проекта на этапе пресейла </w:t>
      </w:r>
    </w:p>
    <w:p w14:paraId="5912026D" w14:textId="77777777" w:rsidR="00DC7497" w:rsidRPr="00DC7497" w:rsidRDefault="00DC7497" w:rsidP="00DC7497">
      <w:pPr>
        <w:spacing w:after="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b/>
          <w:bCs/>
          <w:color w:val="008000"/>
          <w:lang w:eastAsia="ru-RU"/>
        </w:rPr>
        <w:t>​​</w:t>
      </w:r>
    </w:p>
    <w:p w14:paraId="22F40610" w14:textId="77777777" w:rsidR="00DC7497" w:rsidRPr="00DC7497" w:rsidRDefault="00DC7497" w:rsidP="00DC7497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lastRenderedPageBreak/>
        <w:t>4.1 За назначение </w:t>
      </w:r>
      <w:r w:rsidRPr="00DC7497">
        <w:rPr>
          <w:rFonts w:ascii="Segoe UI" w:eastAsia="Times New Roman" w:hAnsi="Segoe UI" w:cs="Segoe UI"/>
          <w:i/>
          <w:iCs/>
          <w:color w:val="444444"/>
          <w:lang w:eastAsia="ru-RU"/>
        </w:rPr>
        <w:t>РП</w:t>
      </w:r>
      <w:r w:rsidRPr="00DC7497">
        <w:rPr>
          <w:rFonts w:ascii="Segoe UI" w:eastAsia="Times New Roman" w:hAnsi="Segoe UI" w:cs="Segoe UI"/>
          <w:color w:val="444444"/>
          <w:lang w:eastAsia="ru-RU"/>
        </w:rPr>
        <w:t> на этапе пресейл</w:t>
      </w:r>
      <w:r w:rsidRPr="00DC7497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 xml:space="preserve">а отвечает Руководитель отдела управления инфраструктурными проектами​ (далее ОУП) / Отдела управления разработкой и реализацией (далее </w:t>
      </w:r>
      <w:proofErr w:type="spellStart"/>
      <w:r w:rsidRPr="00DC7497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ОУРиР</w:t>
      </w:r>
      <w:proofErr w:type="spellEnd"/>
      <w:r w:rsidRPr="00DC7497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)​, который распределяет ресурс Руководителей проектов. ​ </w:t>
      </w:r>
    </w:p>
    <w:p w14:paraId="06994DF6" w14:textId="77777777" w:rsidR="00DC7497" w:rsidRPr="00DC7497" w:rsidRDefault="00DC7497" w:rsidP="00DC7497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4.2 Задачи </w:t>
      </w:r>
      <w:r w:rsidRPr="00DC7497">
        <w:rPr>
          <w:rFonts w:ascii="Segoe UI" w:eastAsia="Times New Roman" w:hAnsi="Segoe UI" w:cs="Segoe UI"/>
          <w:i/>
          <w:iCs/>
          <w:color w:val="444444"/>
          <w:lang w:eastAsia="ru-RU"/>
        </w:rPr>
        <w:t>Руководителя проекта</w:t>
      </w:r>
      <w:r w:rsidRPr="00DC7497">
        <w:rPr>
          <w:rFonts w:ascii="Segoe UI" w:eastAsia="Times New Roman" w:hAnsi="Segoe UI" w:cs="Segoe UI"/>
          <w:color w:val="444444"/>
          <w:lang w:eastAsia="ru-RU"/>
        </w:rPr>
        <w:t xml:space="preserve"> на </w:t>
      </w:r>
      <w:proofErr w:type="gramStart"/>
      <w:r w:rsidRPr="00DC7497">
        <w:rPr>
          <w:rFonts w:ascii="Segoe UI" w:eastAsia="Times New Roman" w:hAnsi="Segoe UI" w:cs="Segoe UI"/>
          <w:color w:val="444444"/>
          <w:lang w:eastAsia="ru-RU"/>
        </w:rPr>
        <w:t>пресейле :</w:t>
      </w:r>
      <w:proofErr w:type="gramEnd"/>
    </w:p>
    <w:p w14:paraId="4250880B" w14:textId="77777777" w:rsidR="00DC7497" w:rsidRPr="00DC7497" w:rsidRDefault="00DC7497" w:rsidP="00DC7497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оценка возможности исполнения проекта (риски, сроки, </w:t>
      </w:r>
      <w:r w:rsidRPr="00DC7497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формулировки договора/конкурсной документации, опрос TPS/SS). </w:t>
      </w:r>
    </w:p>
    <w:p w14:paraId="267FF83F" w14:textId="77777777" w:rsidR="00DC7497" w:rsidRPr="00DC7497" w:rsidRDefault="00DC7497" w:rsidP="00DC7497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оценка себестоимости работ совместно с архитектором пресейла;</w:t>
      </w:r>
    </w:p>
    <w:p w14:paraId="16635218" w14:textId="77777777" w:rsidR="00DC7497" w:rsidRPr="00DC7497" w:rsidRDefault="00DC7497" w:rsidP="00DC7497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идентификация рисков </w:t>
      </w:r>
      <w:hyperlink r:id="rId34" w:history="1">
        <w:r w:rsidRPr="00DC7497">
          <w:rPr>
            <w:rFonts w:ascii="Segoe UI" w:eastAsia="Times New Roman" w:hAnsi="Segoe UI" w:cs="Segoe UI"/>
            <w:color w:val="0072C6"/>
            <w:lang w:eastAsia="ru-RU"/>
          </w:rPr>
          <w:t>и их описание в Рее​​</w:t>
        </w:r>
        <w:proofErr w:type="spellStart"/>
        <w:r w:rsidRPr="00DC7497">
          <w:rPr>
            <w:rFonts w:ascii="Segoe UI" w:eastAsia="Times New Roman" w:hAnsi="Segoe UI" w:cs="Segoe UI"/>
            <w:color w:val="0072C6"/>
            <w:lang w:eastAsia="ru-RU"/>
          </w:rPr>
          <w:t>стре</w:t>
        </w:r>
        <w:proofErr w:type="spellEnd"/>
        <w:r w:rsidRPr="00DC7497">
          <w:rPr>
            <w:rFonts w:ascii="Segoe UI" w:eastAsia="Times New Roman" w:hAnsi="Segoe UI" w:cs="Segoe UI"/>
            <w:color w:val="0072C6"/>
            <w:lang w:eastAsia="ru-RU"/>
          </w:rPr>
          <w:t xml:space="preserve"> рисков. </w:t>
        </w:r>
      </w:hyperlink>
      <w:hyperlink r:id="rId35" w:history="1">
        <w:r w:rsidRPr="00DC7497">
          <w:rPr>
            <w:rFonts w:ascii="Segoe UI" w:eastAsia="Times New Roman" w:hAnsi="Segoe UI" w:cs="Segoe UI"/>
            <w:color w:val="0072C6"/>
            <w:lang w:eastAsia="ru-RU"/>
          </w:rPr>
          <w:t>Подробнее 09.01 Организация проектной деятельности. Управление рисками в проектной деятельности</w:t>
        </w:r>
      </w:hyperlink>
      <w:r w:rsidRPr="00DC7497"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  <w:t>;</w:t>
      </w:r>
    </w:p>
    <w:p w14:paraId="7B5127F3" w14:textId="77777777" w:rsidR="00DC7497" w:rsidRPr="00DC7497" w:rsidRDefault="00DC7497" w:rsidP="00DC7497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запланировать предупреждающие действия и резервы в рамках управления рисками;</w:t>
      </w:r>
      <w:hyperlink r:id="rId36" w:history="1">
        <w:r w:rsidRPr="00DC7497">
          <w:rPr>
            <w:rFonts w:ascii="Segoe UI" w:eastAsia="Times New Roman" w:hAnsi="Segoe UI" w:cs="Segoe UI"/>
            <w:color w:val="444444"/>
            <w:sz w:val="20"/>
            <w:szCs w:val="20"/>
            <w:shd w:val="clear" w:color="auto" w:fill="FFFFFF"/>
            <w:lang w:eastAsia="ru-RU"/>
          </w:rPr>
          <w:t>​</w:t>
        </w:r>
      </w:hyperlink>
      <w:r w:rsidRPr="00DC7497">
        <w:rPr>
          <w:rFonts w:ascii="Segoe UI" w:eastAsia="Times New Roman" w:hAnsi="Segoe UI" w:cs="Segoe UI"/>
          <w:color w:val="444444"/>
          <w:lang w:eastAsia="ru-RU"/>
        </w:rPr>
        <w:t>​</w:t>
      </w:r>
    </w:p>
    <w:p w14:paraId="73768F2F" w14:textId="77777777" w:rsidR="00DC7497" w:rsidRPr="00DC7497" w:rsidRDefault="00DC7497" w:rsidP="00DC7497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командировочные и накладные расходы (в том числе ​</w:t>
      </w:r>
      <w:hyperlink r:id="rId37" w:anchor="Zagolovok2" w:history="1">
        <w:r w:rsidRPr="00DC7497">
          <w:rPr>
            <w:rFonts w:ascii="Segoe UI" w:eastAsia="Times New Roman" w:hAnsi="Segoe UI" w:cs="Segoe UI"/>
            <w:color w:val="0072C6"/>
            <w:shd w:val="clear" w:color="auto" w:fill="FFFFFF"/>
            <w:lang w:eastAsia="ru-RU"/>
          </w:rPr>
          <w:t>прочие проектные расходы​</w:t>
        </w:r>
      </w:hyperlink>
      <w:r w:rsidRPr="00DC7497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​);</w:t>
      </w:r>
    </w:p>
    <w:p w14:paraId="265FEC4C" w14:textId="77777777" w:rsidR="00DC7497" w:rsidRPr="00DC7497" w:rsidRDefault="00DC7497" w:rsidP="00DC7497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подготовка проектных документы, если они необходимы в рамках пресейла (план проекта, матрица ответственности и другие)</w:t>
      </w:r>
      <w:r w:rsidRPr="00DC7497"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  <w:t>.​​</w:t>
      </w:r>
    </w:p>
    <w:p w14:paraId="48F8DA94" w14:textId="77777777" w:rsidR="00DC7497" w:rsidRPr="00DC7497" w:rsidRDefault="00DC7497" w:rsidP="00DC7497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4.3 При формировании требований к результатам проекта, спецификации ПО, оценки трудозатрат и предварительного выбора ресурсов Руководитель проекта формирует </w:t>
      </w:r>
      <w:hyperlink r:id="rId38" w:history="1">
        <w:r w:rsidRPr="00DC7497">
          <w:rPr>
            <w:rFonts w:ascii="Segoe UI" w:eastAsia="Times New Roman" w:hAnsi="Segoe UI" w:cs="Segoe UI"/>
            <w:b/>
            <w:bCs/>
            <w:color w:val="004D85"/>
            <w:u w:val="single"/>
            <w:lang w:eastAsia="ru-RU"/>
          </w:rPr>
          <w:t>Реестр рисков.</w:t>
        </w:r>
      </w:hyperlink>
      <w:r w:rsidRPr="00DC7497">
        <w:rPr>
          <w:rFonts w:ascii="Segoe UI" w:eastAsia="Times New Roman" w:hAnsi="Segoe UI" w:cs="Segoe UI"/>
          <w:color w:val="444444"/>
          <w:lang w:eastAsia="ru-RU"/>
        </w:rPr>
        <w:t> </w:t>
      </w:r>
    </w:p>
    <w:p w14:paraId="0DE637BC" w14:textId="77777777" w:rsidR="00DC7497" w:rsidRPr="00DC7497" w:rsidRDefault="00DC7497" w:rsidP="00DC7497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​4.3.1 Для идентификации, анализа и планирования реагирования на риски Руководитель проекта привлекает команду пресейла и предварительно выбранных субподрядчиков. </w:t>
      </w:r>
      <w:r w:rsidRPr="00DC7497">
        <w:rPr>
          <w:rFonts w:ascii="Segoe UI" w:eastAsia="Times New Roman" w:hAnsi="Segoe UI" w:cs="Segoe UI"/>
          <w:b/>
          <w:bCs/>
          <w:color w:val="444444"/>
          <w:shd w:val="clear" w:color="auto" w:fill="FFFFFF"/>
          <w:lang w:eastAsia="ru-RU"/>
        </w:rPr>
        <w:t>За участие в работе с рисками отвечает каждый член команды пресейла!</w:t>
      </w:r>
    </w:p>
    <w:p w14:paraId="74E3DF4E" w14:textId="7E141EFC" w:rsidR="00DC7497" w:rsidRPr="00DC7497" w:rsidRDefault="00DC7497" w:rsidP="00DC7497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4.3.2 РП учитывает риски по срокам поставки ПО на основании подготовленной спецификации и ТКП от Поставщиков. Для проработки графика поставки и логистики оборудования привлекается Менеджер отдела по управлению поставками в проектах, см </w:t>
      </w:r>
      <w:hyperlink r:id="rId39" w:history="1">
        <w:r w:rsidRPr="00DC7497">
          <w:rPr>
            <w:rFonts w:ascii="Segoe UI" w:eastAsia="Times New Roman" w:hAnsi="Segoe UI" w:cs="Segoe UI"/>
            <w:color w:val="0072C6"/>
            <w:lang w:eastAsia="ru-RU"/>
          </w:rPr>
          <w:t>21.03 Поставка. Контроль поставок в проектах</w:t>
        </w:r>
      </w:hyperlink>
      <w:r w:rsidRPr="00DC7497"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  <w:t>.​</w:t>
      </w:r>
    </w:p>
    <w:p w14:paraId="64FA9E8E" w14:textId="77777777" w:rsidR="00DC7497" w:rsidRPr="00DC7497" w:rsidRDefault="00DC7497" w:rsidP="00DC7497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4.4 В результате планирования реагирования на риски РП учитывает соответствующие работы и резервы в требованиях к результатам проекта, оценке трудозатрат, бюджете проекта, плане-графике реализации проекта, договоре и т.д. Подробнее в </w:t>
      </w:r>
      <w:hyperlink r:id="rId40" w:history="1">
        <w:r w:rsidRPr="00DC7497">
          <w:rPr>
            <w:rFonts w:ascii="Segoe UI" w:eastAsia="Times New Roman" w:hAnsi="Segoe UI" w:cs="Segoe UI"/>
            <w:color w:val="0072C6"/>
            <w:lang w:eastAsia="ru-RU"/>
          </w:rPr>
          <w:t>Управление рисками</w:t>
        </w:r>
      </w:hyperlink>
      <w:r w:rsidRPr="00DC7497">
        <w:rPr>
          <w:rFonts w:ascii="Segoe UI" w:eastAsia="Times New Roman" w:hAnsi="Segoe UI" w:cs="Segoe UI"/>
          <w:color w:val="444444"/>
          <w:lang w:eastAsia="ru-RU"/>
        </w:rPr>
        <w:t>.​</w:t>
      </w:r>
    </w:p>
    <w:p w14:paraId="7DA1AB16" w14:textId="77777777" w:rsidR="00DC7497" w:rsidRPr="00DC7497" w:rsidRDefault="00DC7497" w:rsidP="00DC7497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4.5 Риски (принятие / уклонение) должны быть согласованы SS в Заявке на пресейл, после получения полного РТЗ от TPS. </w:t>
      </w:r>
    </w:p>
    <w:p w14:paraId="3E2D74B6" w14:textId="77777777" w:rsidR="00DC7497" w:rsidRPr="00DC7497" w:rsidRDefault="00DC7497" w:rsidP="00DC7497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4</w:t>
      </w:r>
      <w:r w:rsidRPr="00DC7497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.6 Если РП считает, что проект не реализуем, он инициирует дисквалификацию Заявки на пресейл через TPS.</w:t>
      </w:r>
      <w:r w:rsidRPr="00DC7497">
        <w:rPr>
          <w:rFonts w:ascii="Segoe UI" w:eastAsia="Times New Roman" w:hAnsi="Segoe UI" w:cs="Segoe UI"/>
          <w:color w:val="444444"/>
          <w:lang w:eastAsia="ru-RU"/>
        </w:rPr>
        <w:t>​</w:t>
      </w:r>
    </w:p>
    <w:p w14:paraId="70E33E8F" w14:textId="77777777" w:rsidR="00DC7497" w:rsidRPr="00DC7497" w:rsidRDefault="00DC7497" w:rsidP="00DC7497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4.7 РП пресейла предоставляет расчет трудозатрат TPS </w:t>
      </w:r>
      <w:hyperlink r:id="rId41" w:history="1">
        <w:r w:rsidRPr="00DC7497">
          <w:rPr>
            <w:rFonts w:ascii="Segoe UI" w:eastAsia="Times New Roman" w:hAnsi="Segoe UI" w:cs="Segoe UI"/>
            <w:color w:val="0072C6"/>
            <w:lang w:eastAsia="ru-RU"/>
          </w:rPr>
          <w:t>в установленной форме,</w:t>
        </w:r>
      </w:hyperlink>
      <w:r w:rsidRPr="00DC7497">
        <w:rPr>
          <w:rFonts w:ascii="Segoe UI" w:eastAsia="Times New Roman" w:hAnsi="Segoe UI" w:cs="Segoe UI"/>
          <w:color w:val="444444"/>
          <w:lang w:eastAsia="ru-RU"/>
        </w:rPr>
        <w:t>​ который включает в себя оценку собственных трудозатрат по утвержденным ставкам продаж. Подробнее </w:t>
      </w:r>
      <w:hyperlink r:id="rId42" w:history="1">
        <w:r w:rsidRPr="00DC7497">
          <w:rPr>
            <w:rFonts w:ascii="Segoe UI" w:eastAsia="Times New Roman" w:hAnsi="Segoe UI" w:cs="Segoe UI"/>
            <w:color w:val="0072C6"/>
            <w:lang w:eastAsia="ru-RU"/>
          </w:rPr>
          <w:t>Инф. страница Ресурсный комитет реализации (пресейла). Приложение 2</w:t>
        </w:r>
      </w:hyperlink>
      <w:r w:rsidRPr="00DC7497"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  <w:t>.</w:t>
      </w:r>
    </w:p>
    <w:p w14:paraId="58E3E8FC" w14:textId="77777777" w:rsidR="00DC7497" w:rsidRPr="00DC7497" w:rsidRDefault="00DC7497" w:rsidP="00DC7497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b/>
          <w:bCs/>
          <w:color w:val="444444"/>
          <w:shd w:val="clear" w:color="auto" w:fill="FFFFFF"/>
          <w:lang w:eastAsia="ru-RU"/>
        </w:rPr>
        <w:t>​Результатом привлечения РП является:</w:t>
      </w:r>
      <w:r w:rsidRPr="00DC7497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 оценка возможности исполнения, произведён расчёт себестоимости, сформирован реестр рисков. </w:t>
      </w:r>
    </w:p>
    <w:p w14:paraId="57139BAF" w14:textId="77777777" w:rsidR="00DC7497" w:rsidRPr="00DC7497" w:rsidRDefault="00DC7497" w:rsidP="00DC7497">
      <w:pPr>
        <w:spacing w:after="24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</w:p>
    <w:p w14:paraId="26487DB0" w14:textId="77777777" w:rsidR="00DC7497" w:rsidRPr="00DC7497" w:rsidRDefault="00DC7497" w:rsidP="00DC7497">
      <w:pPr>
        <w:spacing w:after="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b/>
          <w:bCs/>
          <w:color w:val="008000"/>
          <w:sz w:val="26"/>
          <w:szCs w:val="26"/>
          <w:shd w:val="clear" w:color="auto" w:fill="FFFFFF"/>
          <w:lang w:eastAsia="ru-RU"/>
        </w:rPr>
        <w:t>5. Внутреннее согласование бизнес-кейса. Арбитраж расчёта себестоимости </w:t>
      </w:r>
    </w:p>
    <w:p w14:paraId="460A9F1B" w14:textId="77777777" w:rsidR="00DC7497" w:rsidRPr="00DC7497" w:rsidRDefault="00DC7497" w:rsidP="00DC7497">
      <w:pPr>
        <w:spacing w:after="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</w:p>
    <w:p w14:paraId="2086A44E" w14:textId="77777777" w:rsidR="00DC7497" w:rsidRPr="00DC7497" w:rsidRDefault="00DC7497" w:rsidP="00DC7497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5.1 За внутреннее согласование бизнес-кейса отвечает </w:t>
      </w:r>
      <w:r w:rsidRPr="00DC7497">
        <w:rPr>
          <w:rFonts w:ascii="Segoe UI" w:eastAsia="Times New Roman" w:hAnsi="Segoe UI" w:cs="Segoe UI"/>
          <w:i/>
          <w:iCs/>
          <w:color w:val="444444"/>
          <w:lang w:eastAsia="ru-RU"/>
        </w:rPr>
        <w:t>АМ.</w:t>
      </w:r>
    </w:p>
    <w:p w14:paraId="685A017A" w14:textId="77777777" w:rsidR="00DC7497" w:rsidRPr="00DC7497" w:rsidRDefault="00DC7497" w:rsidP="00DC7497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5.2​ На основании сформированного расходного бюджета проекта, состава решения, плана-графика, оценки рисков, порогов внутренней нормы прибыли команда пресейла в лице АМ определяет цену решения для заказчика с привлечением </w:t>
      </w:r>
      <w:r w:rsidRPr="00DC7497">
        <w:rPr>
          <w:rFonts w:ascii="Segoe UI" w:eastAsia="Times New Roman" w:hAnsi="Segoe UI" w:cs="Segoe UI"/>
          <w:i/>
          <w:iCs/>
          <w:color w:val="444444"/>
          <w:lang w:eastAsia="ru-RU"/>
        </w:rPr>
        <w:t>SS, TPS</w:t>
      </w:r>
      <w:r w:rsidRPr="00DC7497">
        <w:rPr>
          <w:rFonts w:ascii="Segoe UI" w:eastAsia="Times New Roman" w:hAnsi="Segoe UI" w:cs="Segoe UI"/>
          <w:color w:val="444444"/>
          <w:lang w:eastAsia="ru-RU"/>
        </w:rPr>
        <w:t>.</w:t>
      </w:r>
    </w:p>
    <w:p w14:paraId="5FF7878D" w14:textId="77777777" w:rsidR="00DC7497" w:rsidRPr="00DC7497" w:rsidRDefault="00DC7497" w:rsidP="00DC7497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5.3 При необходимости раскрытия структуры затрат (сметы) на реализацию проекта перед заказчиком (затраты на ФОТ, налоги, стоимость аренды офиса, амортизацию оборудования, норма прибыли, командировочные и прочие расходы) задача выполняется </w:t>
      </w:r>
      <w:r w:rsidRPr="00DC7497">
        <w:rPr>
          <w:rFonts w:ascii="Segoe UI" w:eastAsia="Times New Roman" w:hAnsi="Segoe UI" w:cs="Segoe UI"/>
          <w:i/>
          <w:iCs/>
          <w:color w:val="444444"/>
          <w:lang w:eastAsia="ru-RU"/>
        </w:rPr>
        <w:t>Менеджером по продаже решений</w:t>
      </w:r>
      <w:r w:rsidRPr="00DC7497">
        <w:rPr>
          <w:rFonts w:ascii="Segoe UI" w:eastAsia="Times New Roman" w:hAnsi="Segoe UI" w:cs="Segoe UI"/>
          <w:color w:val="444444"/>
          <w:lang w:eastAsia="ru-RU"/>
        </w:rPr>
        <w:t>.</w:t>
      </w:r>
    </w:p>
    <w:p w14:paraId="36180B15" w14:textId="77777777" w:rsidR="00DC7497" w:rsidRPr="00DC7497" w:rsidRDefault="00DC7497" w:rsidP="00DC7497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5.4 </w:t>
      </w:r>
      <w:r w:rsidRPr="00DC7497">
        <w:rPr>
          <w:rFonts w:ascii="Segoe UI" w:eastAsia="Times New Roman" w:hAnsi="Segoe UI" w:cs="Segoe UI"/>
          <w:i/>
          <w:iCs/>
          <w:color w:val="444444"/>
          <w:lang w:eastAsia="ru-RU"/>
        </w:rPr>
        <w:t>АM</w:t>
      </w:r>
      <w:r w:rsidRPr="00DC7497">
        <w:rPr>
          <w:rFonts w:ascii="Segoe UI" w:eastAsia="Times New Roman" w:hAnsi="Segoe UI" w:cs="Segoe UI"/>
          <w:color w:val="444444"/>
          <w:lang w:eastAsia="ru-RU"/>
        </w:rPr>
        <w:t> учитывает требования процедуры </w:t>
      </w:r>
      <w:hyperlink r:id="rId43" w:history="1">
        <w:r w:rsidRPr="00DC7497">
          <w:rPr>
            <w:rFonts w:ascii="Segoe UI" w:eastAsia="Times New Roman" w:hAnsi="Segoe UI" w:cs="Segoe UI"/>
            <w:color w:val="0072C6"/>
            <w:lang w:eastAsia="ru-RU"/>
          </w:rPr>
          <w:t xml:space="preserve">контроля </w:t>
        </w:r>
        <w:proofErr w:type="spellStart"/>
        <w:r w:rsidRPr="00DC7497">
          <w:rPr>
            <w:rFonts w:ascii="Segoe UI" w:eastAsia="Times New Roman" w:hAnsi="Segoe UI" w:cs="Segoe UI"/>
            <w:color w:val="0072C6"/>
            <w:lang w:eastAsia="ru-RU"/>
          </w:rPr>
          <w:t>маржинал</w:t>
        </w:r>
        <w:proofErr w:type="spellEnd"/>
        <w:r w:rsidRPr="00DC7497">
          <w:rPr>
            <w:rFonts w:ascii="Segoe UI" w:eastAsia="Times New Roman" w:hAnsi="Segoe UI" w:cs="Segoe UI"/>
            <w:color w:val="0072C6"/>
            <w:lang w:eastAsia="ru-RU"/>
          </w:rPr>
          <w:t>​</w:t>
        </w:r>
        <w:proofErr w:type="spellStart"/>
        <w:r w:rsidRPr="00DC7497">
          <w:rPr>
            <w:rFonts w:ascii="Segoe UI" w:eastAsia="Times New Roman" w:hAnsi="Segoe UI" w:cs="Segoe UI"/>
            <w:color w:val="0072C6"/>
            <w:lang w:eastAsia="ru-RU"/>
          </w:rPr>
          <w:t>ьности</w:t>
        </w:r>
        <w:proofErr w:type="spellEnd"/>
        <w:r w:rsidRPr="00DC7497">
          <w:rPr>
            <w:rFonts w:ascii="Segoe UI" w:eastAsia="Times New Roman" w:hAnsi="Segoe UI" w:cs="Segoe UI"/>
            <w:color w:val="0072C6"/>
            <w:lang w:eastAsia="ru-RU"/>
          </w:rPr>
          <w:t xml:space="preserve"> сделок.​</w:t>
        </w:r>
      </w:hyperlink>
      <w:r w:rsidRPr="00DC7497"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  <w:t>​</w:t>
      </w:r>
    </w:p>
    <w:p w14:paraId="536DFCD2" w14:textId="77777777" w:rsidR="00DC7497" w:rsidRPr="00DC7497" w:rsidRDefault="00DC7497" w:rsidP="00DC7497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lastRenderedPageBreak/>
        <w:t>​5.5 </w:t>
      </w:r>
      <w:r w:rsidRPr="00DC7497">
        <w:rPr>
          <w:rFonts w:ascii="Segoe UI" w:eastAsia="Times New Roman" w:hAnsi="Segoe UI" w:cs="Segoe UI"/>
          <w:b/>
          <w:bCs/>
          <w:color w:val="444444"/>
          <w:lang w:eastAsia="ru-RU"/>
        </w:rPr>
        <w:t>В случае расхождения мнений внутри команды пресейла</w:t>
      </w:r>
      <w:r w:rsidRPr="00DC7497">
        <w:rPr>
          <w:rFonts w:ascii="Segoe UI" w:eastAsia="Times New Roman" w:hAnsi="Segoe UI" w:cs="Segoe UI"/>
          <w:color w:val="444444"/>
          <w:lang w:eastAsia="ru-RU"/>
        </w:rPr>
        <w:t xml:space="preserve"> относительно целесообразности дальнейшей работы над бизнес-кейсом вопрос рассматривается, </w:t>
      </w:r>
      <w:proofErr w:type="gramStart"/>
      <w:r w:rsidRPr="00DC7497">
        <w:rPr>
          <w:rFonts w:ascii="Segoe UI" w:eastAsia="Times New Roman" w:hAnsi="Segoe UI" w:cs="Segoe UI"/>
          <w:color w:val="444444"/>
          <w:lang w:eastAsia="ru-RU"/>
        </w:rPr>
        <w:t>согласно процессу</w:t>
      </w:r>
      <w:proofErr w:type="gramEnd"/>
      <w:r w:rsidRPr="00DC7497">
        <w:rPr>
          <w:rFonts w:ascii="Segoe UI" w:eastAsia="Times New Roman" w:hAnsi="Segoe UI" w:cs="Segoe UI"/>
          <w:color w:val="444444"/>
          <w:lang w:eastAsia="ru-RU"/>
        </w:rPr>
        <w:t> </w:t>
      </w:r>
      <w:r w:rsidRPr="00DC7497">
        <w:rPr>
          <w:rFonts w:ascii="Segoe UI" w:eastAsia="Times New Roman" w:hAnsi="Segoe UI" w:cs="Segoe UI"/>
          <w:b/>
          <w:bCs/>
          <w:color w:val="444444"/>
          <w:lang w:eastAsia="ru-RU"/>
        </w:rPr>
        <w:t>"Арбитраж расчёта себестоимости".</w:t>
      </w:r>
    </w:p>
    <w:p w14:paraId="3D88D61C" w14:textId="77777777" w:rsidR="00DC7497" w:rsidRPr="00DC7497" w:rsidRDefault="00DC7497" w:rsidP="00DC7497">
      <w:pPr>
        <w:spacing w:after="0" w:line="240" w:lineRule="auto"/>
        <w:rPr>
          <w:rFonts w:ascii="Times New Roman" w:eastAsia="Times New Roman" w:hAnsi="Times New Roman" w:cs="Times New Roman"/>
          <w:shd w:val="clear" w:color="auto" w:fill="FFFF0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5.6 Порядок проведения и арбитраж:</w:t>
      </w:r>
    </w:p>
    <w:p w14:paraId="458AD77F" w14:textId="77777777" w:rsidR="00DC7497" w:rsidRPr="00DC7497" w:rsidRDefault="00DC7497" w:rsidP="00DC7497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7497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TPS назначает встречу / г</w:t>
      </w:r>
      <w:r w:rsidRPr="00DC7497">
        <w:rPr>
          <w:rFonts w:ascii="Segoe UI" w:eastAsia="Times New Roman" w:hAnsi="Segoe UI" w:cs="Segoe UI"/>
          <w:color w:val="444444"/>
          <w:shd w:val="clear" w:color="auto" w:fill="FFFF00"/>
          <w:lang w:eastAsia="ru-RU"/>
        </w:rPr>
        <w:t xml:space="preserve">рупповой звонок, участников со стороны </w:t>
      </w:r>
      <w:proofErr w:type="spellStart"/>
      <w:r w:rsidRPr="00DC7497">
        <w:rPr>
          <w:rFonts w:ascii="Segoe UI" w:eastAsia="Times New Roman" w:hAnsi="Segoe UI" w:cs="Segoe UI"/>
          <w:color w:val="444444"/>
          <w:shd w:val="clear" w:color="auto" w:fill="FFFF00"/>
          <w:lang w:eastAsia="ru-RU"/>
        </w:rPr>
        <w:t>Техдирекции</w:t>
      </w:r>
      <w:proofErr w:type="spellEnd"/>
      <w:r w:rsidRPr="00DC7497">
        <w:rPr>
          <w:rFonts w:ascii="Segoe UI" w:eastAsia="Times New Roman" w:hAnsi="Segoe UI" w:cs="Segoe UI"/>
          <w:color w:val="444444"/>
          <w:shd w:val="clear" w:color="auto" w:fill="FFFF00"/>
          <w:lang w:eastAsia="ru-RU"/>
        </w:rPr>
        <w:t xml:space="preserve"> (ТPS, РП, Архитектор, ГИП, Производство) и команды продаж (SS, АМ)​;</w:t>
      </w:r>
    </w:p>
    <w:p w14:paraId="7A7A0F7B" w14:textId="77777777" w:rsidR="00DC7497" w:rsidRPr="00DC7497" w:rsidRDefault="00DC7497" w:rsidP="00DC7497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hd w:val="clear" w:color="auto" w:fill="FFFF00"/>
          <w:lang w:eastAsia="ru-RU"/>
        </w:rPr>
      </w:pPr>
      <w:r w:rsidRPr="00DC7497">
        <w:rPr>
          <w:rFonts w:ascii="Segoe UI" w:eastAsia="Times New Roman" w:hAnsi="Segoe UI" w:cs="Segoe UI"/>
          <w:color w:val="444444"/>
          <w:shd w:val="clear" w:color="auto" w:fill="FFFF00"/>
          <w:lang w:eastAsia="ru-RU"/>
        </w:rPr>
        <w:t xml:space="preserve">команда </w:t>
      </w:r>
      <w:proofErr w:type="spellStart"/>
      <w:r w:rsidRPr="00DC7497">
        <w:rPr>
          <w:rFonts w:ascii="Segoe UI" w:eastAsia="Times New Roman" w:hAnsi="Segoe UI" w:cs="Segoe UI"/>
          <w:color w:val="444444"/>
          <w:shd w:val="clear" w:color="auto" w:fill="FFFF00"/>
          <w:lang w:eastAsia="ru-RU"/>
        </w:rPr>
        <w:t>Техдирекции</w:t>
      </w:r>
      <w:proofErr w:type="spellEnd"/>
      <w:r w:rsidRPr="00DC7497">
        <w:rPr>
          <w:rFonts w:ascii="Segoe UI" w:eastAsia="Times New Roman" w:hAnsi="Segoe UI" w:cs="Segoe UI"/>
          <w:color w:val="444444"/>
          <w:shd w:val="clear" w:color="auto" w:fill="FFFF00"/>
          <w:lang w:eastAsia="ru-RU"/>
        </w:rPr>
        <w:t xml:space="preserve"> предоставляет расчет с обоснованиями в ролях, часах и деньгах, обеспечивая полное раскрытие информации и ответы на вопросы.</w:t>
      </w:r>
    </w:p>
    <w:p w14:paraId="37B0D48D" w14:textId="77777777" w:rsidR="00DC7497" w:rsidRPr="00DC7497" w:rsidRDefault="00DC7497" w:rsidP="00DC7497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hd w:val="clear" w:color="auto" w:fill="FFFF00"/>
          <w:lang w:eastAsia="ru-RU"/>
        </w:rPr>
      </w:pPr>
      <w:r w:rsidRPr="00DC7497">
        <w:rPr>
          <w:rFonts w:ascii="Segoe UI" w:eastAsia="Times New Roman" w:hAnsi="Segoe UI" w:cs="Segoe UI"/>
          <w:color w:val="444444"/>
          <w:shd w:val="clear" w:color="auto" w:fill="FFFF00"/>
          <w:lang w:eastAsia="ru-RU"/>
        </w:rPr>
        <w:t>команда продаж задает вопросы, уточняет заложенные параметры, дает предложения к рассмотрению​;</w:t>
      </w:r>
    </w:p>
    <w:p w14:paraId="15D6EA3C" w14:textId="77777777" w:rsidR="00DC7497" w:rsidRPr="00DC7497" w:rsidRDefault="00DC7497" w:rsidP="00DC7497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hd w:val="clear" w:color="auto" w:fill="FFFF00"/>
          <w:lang w:eastAsia="ru-RU"/>
        </w:rPr>
      </w:pPr>
      <w:r w:rsidRPr="00DC7497">
        <w:rPr>
          <w:rFonts w:ascii="Segoe UI" w:eastAsia="Times New Roman" w:hAnsi="Segoe UI" w:cs="Segoe UI"/>
          <w:color w:val="444444"/>
          <w:shd w:val="clear" w:color="auto" w:fill="FFFF00"/>
          <w:lang w:eastAsia="ru-RU"/>
        </w:rPr>
        <w:t>в силу явного и взаимного различия в уровне осведомленности (как в технике, так и в продажах) обе команды стремятся сделать диалог максимально понятным друг для друга​;</w:t>
      </w:r>
    </w:p>
    <w:p w14:paraId="70E4BE6F" w14:textId="77777777" w:rsidR="00DC7497" w:rsidRPr="00DC7497" w:rsidRDefault="00DC7497" w:rsidP="00DC7497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hd w:val="clear" w:color="auto" w:fill="FFFF00"/>
          <w:lang w:eastAsia="ru-RU"/>
        </w:rPr>
      </w:pPr>
      <w:r w:rsidRPr="00DC7497">
        <w:rPr>
          <w:rFonts w:ascii="Segoe UI" w:eastAsia="Times New Roman" w:hAnsi="Segoe UI" w:cs="Segoe UI"/>
          <w:color w:val="444444"/>
          <w:shd w:val="clear" w:color="auto" w:fill="FFFF00"/>
          <w:lang w:eastAsia="ru-RU"/>
        </w:rPr>
        <w:t>формат мероприятия не есть классическая зашита одних перед другими, а именно диалог и разъяснение позиции до максимально возможного уровня подробности и понимания​;</w:t>
      </w:r>
    </w:p>
    <w:p w14:paraId="126AA2D6" w14:textId="77777777" w:rsidR="00DC7497" w:rsidRPr="00DC7497" w:rsidRDefault="00DC7497" w:rsidP="00DC7497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hd w:val="clear" w:color="auto" w:fill="FFFF00"/>
          <w:lang w:eastAsia="ru-RU"/>
        </w:rPr>
      </w:pPr>
      <w:r w:rsidRPr="00DC7497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в случае штатного обсуждения работа происходит в соответствии с принципом 5.6, после чего ТД оставляет расчет неизменным либо же ТД принимает новые вводные и готовит новый расчет и новое обсуждение​; </w:t>
      </w:r>
    </w:p>
    <w:p w14:paraId="1FF59E9F" w14:textId="77777777" w:rsidR="00DC7497" w:rsidRPr="00DC7497" w:rsidRDefault="00DC7497" w:rsidP="00DC7497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hd w:val="clear" w:color="auto" w:fill="FFFF00"/>
          <w:lang w:eastAsia="ru-RU"/>
        </w:rPr>
      </w:pPr>
      <w:r w:rsidRPr="00DC7497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 xml:space="preserve">в случае нештатного обсуждения руководители обеспечивают приведение к принципам </w:t>
      </w:r>
      <w:proofErr w:type="spellStart"/>
      <w:r w:rsidRPr="00DC7497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пп</w:t>
      </w:r>
      <w:proofErr w:type="spellEnd"/>
      <w:r w:rsidRPr="00DC7497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. 5.7, нарушители получают предупреждение, вплоть до исключения из дальнейшего обсуждения.</w:t>
      </w:r>
      <w:r w:rsidRPr="00DC7497">
        <w:rPr>
          <w:rFonts w:ascii="Segoe UI" w:eastAsia="Times New Roman" w:hAnsi="Segoe UI" w:cs="Segoe UI"/>
          <w:color w:val="444444"/>
          <w:sz w:val="20"/>
          <w:szCs w:val="20"/>
          <w:shd w:val="clear" w:color="auto" w:fill="FFFF00"/>
          <w:lang w:eastAsia="ru-RU"/>
        </w:rPr>
        <w:t>​</w:t>
      </w:r>
    </w:p>
    <w:p w14:paraId="2CD2FA0D" w14:textId="77777777" w:rsidR="00DC7497" w:rsidRPr="00DC7497" w:rsidRDefault="00DC7497" w:rsidP="00DC7497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hd w:val="clear" w:color="auto" w:fill="FFFF00"/>
          <w:lang w:eastAsia="ru-RU"/>
        </w:rPr>
      </w:pPr>
      <w:r w:rsidRPr="00DC7497">
        <w:rPr>
          <w:rFonts w:ascii="Segoe UI" w:eastAsia="Times New Roman" w:hAnsi="Segoe UI" w:cs="Segoe UI"/>
          <w:color w:val="444444"/>
          <w:shd w:val="clear" w:color="auto" w:fill="FFFF00"/>
          <w:lang w:eastAsia="ru-RU"/>
        </w:rPr>
        <w:t>5.7 Основные принципы Арбитража:</w:t>
      </w:r>
    </w:p>
    <w:p w14:paraId="34CF98B8" w14:textId="77777777" w:rsidR="00DC7497" w:rsidRPr="00DC7497" w:rsidRDefault="00DC7497" w:rsidP="00DC7497">
      <w:pPr>
        <w:spacing w:after="0" w:line="240" w:lineRule="auto"/>
        <w:jc w:val="both"/>
        <w:rPr>
          <w:rFonts w:ascii="Segoe UI" w:eastAsia="Times New Roman" w:hAnsi="Segoe UI" w:cs="Segoe UI"/>
          <w:color w:val="444444"/>
          <w:shd w:val="clear" w:color="auto" w:fill="FFFF00"/>
          <w:lang w:eastAsia="ru-RU"/>
        </w:rPr>
      </w:pPr>
      <w:r w:rsidRPr="00DC7497">
        <w:rPr>
          <w:rFonts w:ascii="Segoe UI" w:eastAsia="Times New Roman" w:hAnsi="Segoe UI" w:cs="Segoe UI"/>
          <w:b/>
          <w:bCs/>
          <w:color w:val="444444"/>
          <w:shd w:val="clear" w:color="auto" w:fill="FFFF00"/>
          <w:lang w:eastAsia="ru-RU"/>
        </w:rPr>
        <w:t>5.7.1 Взаимоуважение всех участников:</w:t>
      </w:r>
    </w:p>
    <w:p w14:paraId="1B229613" w14:textId="77777777" w:rsidR="00DC7497" w:rsidRPr="00DC7497" w:rsidRDefault="00DC7497" w:rsidP="00DC7497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hd w:val="clear" w:color="auto" w:fill="FFFF00"/>
          <w:lang w:eastAsia="ru-RU"/>
        </w:rPr>
      </w:pPr>
      <w:r w:rsidRPr="00DC7497">
        <w:rPr>
          <w:rFonts w:ascii="Segoe UI" w:eastAsia="Times New Roman" w:hAnsi="Segoe UI" w:cs="Segoe UI"/>
          <w:color w:val="444444"/>
          <w:shd w:val="clear" w:color="auto" w:fill="FFFF00"/>
          <w:lang w:eastAsia="ru-RU"/>
        </w:rPr>
        <w:t>​​​​уважение знаний и опыта экспертов ТД (Тех. дирекции) – это технологическая основа Компании, которая призвана создавать оптимальные условия реализации​;​</w:t>
      </w:r>
    </w:p>
    <w:p w14:paraId="18E41878" w14:textId="1B5487CF" w:rsidR="00DC7497" w:rsidRPr="00DC7497" w:rsidRDefault="00DC7497" w:rsidP="00DC7497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hd w:val="clear" w:color="auto" w:fill="FFFF00"/>
          <w:lang w:eastAsia="ru-RU"/>
        </w:rPr>
      </w:pPr>
      <w:r w:rsidRPr="00DC7497">
        <w:rPr>
          <w:rFonts w:ascii="Segoe UI" w:eastAsia="Times New Roman" w:hAnsi="Segoe UI" w:cs="Segoe UI"/>
          <w:color w:val="444444"/>
          <w:shd w:val="clear" w:color="auto" w:fill="FFFF00"/>
          <w:lang w:eastAsia="ru-RU"/>
        </w:rPr>
        <w:t>​</w:t>
      </w:r>
      <w:r w:rsidR="002809FF" w:rsidRPr="00DC7497">
        <w:rPr>
          <w:rFonts w:ascii="Segoe UI" w:eastAsia="Times New Roman" w:hAnsi="Segoe UI" w:cs="Segoe UI"/>
          <w:color w:val="444444"/>
          <w:shd w:val="clear" w:color="auto" w:fill="FFFF00"/>
          <w:lang w:eastAsia="ru-RU"/>
        </w:rPr>
        <w:t>уважение усилий</w:t>
      </w:r>
      <w:r w:rsidRPr="00DC7497">
        <w:rPr>
          <w:rFonts w:ascii="Segoe UI" w:eastAsia="Times New Roman" w:hAnsi="Segoe UI" w:cs="Segoe UI"/>
          <w:color w:val="444444"/>
          <w:shd w:val="clear" w:color="auto" w:fill="FFFF00"/>
          <w:lang w:eastAsia="ru-RU"/>
        </w:rPr>
        <w:t xml:space="preserve"> и мнения команды продаж – это коммерческая основа Компании, без которых продать технологическую экспертизу не представляется возможным.</w:t>
      </w:r>
    </w:p>
    <w:p w14:paraId="018B649A" w14:textId="77777777" w:rsidR="00DC7497" w:rsidRPr="00DC7497" w:rsidRDefault="00DC7497" w:rsidP="00DC7497">
      <w:pPr>
        <w:spacing w:after="0" w:line="240" w:lineRule="auto"/>
        <w:jc w:val="both"/>
        <w:rPr>
          <w:rFonts w:ascii="Segoe UI" w:eastAsia="Times New Roman" w:hAnsi="Segoe UI" w:cs="Segoe UI"/>
          <w:color w:val="444444"/>
          <w:shd w:val="clear" w:color="auto" w:fill="FFFF00"/>
          <w:lang w:eastAsia="ru-RU"/>
        </w:rPr>
      </w:pPr>
      <w:r w:rsidRPr="00DC7497">
        <w:rPr>
          <w:rFonts w:ascii="Segoe UI" w:eastAsia="Times New Roman" w:hAnsi="Segoe UI" w:cs="Segoe UI"/>
          <w:b/>
          <w:bCs/>
          <w:color w:val="444444"/>
          <w:shd w:val="clear" w:color="auto" w:fill="FFFF00"/>
          <w:lang w:eastAsia="ru-RU"/>
        </w:rPr>
        <w:t>5.7.2 Четкое разделение ролей, позиций и ожиданий:</w:t>
      </w:r>
      <w:r w:rsidRPr="00DC7497">
        <w:rPr>
          <w:rFonts w:ascii="Segoe UI" w:eastAsia="Times New Roman" w:hAnsi="Segoe UI" w:cs="Segoe UI"/>
          <w:color w:val="444444"/>
          <w:shd w:val="clear" w:color="auto" w:fill="FFFF00"/>
          <w:lang w:eastAsia="ru-RU"/>
        </w:rPr>
        <w:t>​</w:t>
      </w:r>
    </w:p>
    <w:p w14:paraId="5B9F137A" w14:textId="77777777" w:rsidR="00DC7497" w:rsidRPr="00DC7497" w:rsidRDefault="00DC7497" w:rsidP="00DC7497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hd w:val="clear" w:color="auto" w:fill="FFFF00"/>
          <w:lang w:eastAsia="ru-RU"/>
        </w:rPr>
      </w:pPr>
      <w:r w:rsidRPr="00DC7497">
        <w:rPr>
          <w:rFonts w:ascii="Segoe UI" w:eastAsia="Times New Roman" w:hAnsi="Segoe UI" w:cs="Segoe UI"/>
          <w:color w:val="444444"/>
          <w:shd w:val="clear" w:color="auto" w:fill="FFFF00"/>
          <w:lang w:eastAsia="ru-RU"/>
        </w:rPr>
        <w:t>​за продажу отвечает команда АМ/SS, которая она имеет право получать полную информацию о расчете, приоритетно добавлять любые вводные, которые ТД обязана рассмотреть до финализации​;</w:t>
      </w:r>
    </w:p>
    <w:p w14:paraId="00BB1D9F" w14:textId="77777777" w:rsidR="00DC7497" w:rsidRPr="00DC7497" w:rsidRDefault="00DC7497" w:rsidP="00DC7497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hd w:val="clear" w:color="auto" w:fill="FFFF00"/>
          <w:lang w:eastAsia="ru-RU"/>
        </w:rPr>
      </w:pPr>
      <w:r w:rsidRPr="00DC7497">
        <w:rPr>
          <w:rFonts w:ascii="Segoe UI" w:eastAsia="Times New Roman" w:hAnsi="Segoe UI" w:cs="Segoe UI"/>
          <w:color w:val="444444"/>
          <w:shd w:val="clear" w:color="auto" w:fill="FFFF00"/>
          <w:lang w:eastAsia="ru-RU"/>
        </w:rPr>
        <w:t>за реализацию отвечает команда ТД и после общего, коллегиального обсуждения, имеет право финализировать решение окончательным расчетом с учетом всех вводных. </w:t>
      </w:r>
    </w:p>
    <w:p w14:paraId="256C03BA" w14:textId="77777777" w:rsidR="00DC7497" w:rsidRPr="00DC7497" w:rsidRDefault="00DC7497" w:rsidP="00DC7497">
      <w:pPr>
        <w:spacing w:after="0" w:line="240" w:lineRule="auto"/>
        <w:jc w:val="both"/>
        <w:rPr>
          <w:rFonts w:ascii="Segoe UI" w:eastAsia="Times New Roman" w:hAnsi="Segoe UI" w:cs="Segoe UI"/>
          <w:color w:val="444444"/>
          <w:shd w:val="clear" w:color="auto" w:fill="FFFF00"/>
          <w:lang w:eastAsia="ru-RU"/>
        </w:rPr>
      </w:pPr>
      <w:r w:rsidRPr="00DC7497">
        <w:rPr>
          <w:rFonts w:ascii="Segoe UI" w:eastAsia="Times New Roman" w:hAnsi="Segoe UI" w:cs="Segoe UI"/>
          <w:b/>
          <w:bCs/>
          <w:color w:val="444444"/>
          <w:shd w:val="clear" w:color="auto" w:fill="FFFF00"/>
          <w:lang w:eastAsia="ru-RU"/>
        </w:rPr>
        <w:t>5.7.3 Взаимное доверие команд:</w:t>
      </w:r>
    </w:p>
    <w:p w14:paraId="3BD7BB6E" w14:textId="77777777" w:rsidR="00DC7497" w:rsidRPr="00DC7497" w:rsidRDefault="00DC7497" w:rsidP="00DC7497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hd w:val="clear" w:color="auto" w:fill="FFFF00"/>
          <w:lang w:eastAsia="ru-RU"/>
        </w:rPr>
      </w:pPr>
      <w:r w:rsidRPr="00DC7497">
        <w:rPr>
          <w:rFonts w:ascii="Segoe UI" w:eastAsia="Times New Roman" w:hAnsi="Segoe UI" w:cs="Segoe UI"/>
          <w:color w:val="444444"/>
          <w:shd w:val="clear" w:color="auto" w:fill="FFFF00"/>
          <w:lang w:eastAsia="ru-RU"/>
        </w:rPr>
        <w:t>​​команда Тех. дирекции исходит из того, что команда продаж, используя все свое влияние и возможности, стремится принести для Компании выгодную сделку​;</w:t>
      </w:r>
    </w:p>
    <w:p w14:paraId="5E3E4D87" w14:textId="77777777" w:rsidR="00DC7497" w:rsidRPr="00DC7497" w:rsidRDefault="00DC7497" w:rsidP="00DC7497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hd w:val="clear" w:color="auto" w:fill="FFFF00"/>
          <w:lang w:eastAsia="ru-RU"/>
        </w:rPr>
      </w:pPr>
      <w:r w:rsidRPr="00DC7497">
        <w:rPr>
          <w:rFonts w:ascii="Segoe UI" w:eastAsia="Times New Roman" w:hAnsi="Segoe UI" w:cs="Segoe UI"/>
          <w:color w:val="444444"/>
          <w:shd w:val="clear" w:color="auto" w:fill="FFFF00"/>
          <w:lang w:eastAsia="ru-RU"/>
        </w:rPr>
        <w:t>Команда продаж исходит из того, что команда Тех. дирекции, используя все свои знания и опыт выдает оптимизированные и сбалансированные по рискам и трудоемкости затраты.</w:t>
      </w:r>
    </w:p>
    <w:p w14:paraId="17311F0B" w14:textId="77777777" w:rsidR="00DC7497" w:rsidRPr="00DC7497" w:rsidRDefault="00DC7497" w:rsidP="00DC7497">
      <w:pPr>
        <w:spacing w:after="0" w:line="240" w:lineRule="auto"/>
        <w:jc w:val="both"/>
        <w:rPr>
          <w:rFonts w:ascii="Segoe UI" w:eastAsia="Times New Roman" w:hAnsi="Segoe UI" w:cs="Segoe UI"/>
          <w:color w:val="444444"/>
          <w:highlight w:val="yellow"/>
          <w:shd w:val="clear" w:color="auto" w:fill="FFFF00"/>
          <w:lang w:eastAsia="ru-RU"/>
        </w:rPr>
      </w:pPr>
    </w:p>
    <w:p w14:paraId="5280AB28" w14:textId="77777777" w:rsidR="00DC7497" w:rsidRPr="00DC7497" w:rsidRDefault="00DC7497" w:rsidP="00DC7497">
      <w:pPr>
        <w:spacing w:after="0" w:line="240" w:lineRule="auto"/>
        <w:jc w:val="both"/>
        <w:rPr>
          <w:rFonts w:ascii="Segoe UI" w:eastAsia="Times New Roman" w:hAnsi="Segoe UI" w:cs="Segoe UI"/>
          <w:color w:val="444444"/>
          <w:shd w:val="clear" w:color="auto" w:fill="FFFF00"/>
          <w:lang w:eastAsia="ru-RU"/>
        </w:rPr>
      </w:pPr>
      <w:r w:rsidRPr="00DC7497">
        <w:rPr>
          <w:rFonts w:ascii="Segoe UI" w:eastAsia="Times New Roman" w:hAnsi="Segoe UI" w:cs="Segoe UI"/>
          <w:color w:val="444444"/>
          <w:highlight w:val="yellow"/>
          <w:shd w:val="clear" w:color="auto" w:fill="FFFF00"/>
          <w:lang w:eastAsia="ru-RU"/>
        </w:rPr>
        <w:t>5.8 Итогом проведения Арбитража является </w:t>
      </w:r>
      <w:r w:rsidRPr="00DC7497">
        <w:rPr>
          <w:rFonts w:ascii="Segoe UI" w:eastAsia="Times New Roman" w:hAnsi="Segoe UI" w:cs="Segoe UI"/>
          <w:color w:val="444444"/>
          <w:highlight w:val="yellow"/>
          <w:shd w:val="clear" w:color="auto" w:fill="FFFFFF"/>
          <w:lang w:eastAsia="ru-RU"/>
        </w:rPr>
        <w:t>согласованный и финализированный расчёт трудозатрат</w:t>
      </w:r>
      <w:r w:rsidRPr="00DC7497">
        <w:rPr>
          <w:rFonts w:ascii="Segoe UI" w:eastAsia="Times New Roman" w:hAnsi="Segoe UI" w:cs="Segoe UI"/>
          <w:color w:val="444444"/>
          <w:highlight w:val="yellow"/>
          <w:shd w:val="clear" w:color="auto" w:fill="FFFF00"/>
          <w:lang w:eastAsia="ru-RU"/>
        </w:rPr>
        <w:t>​.</w:t>
      </w:r>
    </w:p>
    <w:p w14:paraId="2D330648" w14:textId="77777777" w:rsidR="00DC7497" w:rsidRPr="00DC7497" w:rsidRDefault="00DC7497" w:rsidP="00DC7497">
      <w:pPr>
        <w:spacing w:after="0" w:line="240" w:lineRule="auto"/>
        <w:jc w:val="both"/>
        <w:rPr>
          <w:rFonts w:ascii="Segoe UI" w:eastAsia="Times New Roman" w:hAnsi="Segoe UI" w:cs="Segoe UI"/>
          <w:color w:val="444444"/>
          <w:shd w:val="clear" w:color="auto" w:fill="FFFF00"/>
          <w:lang w:eastAsia="ru-RU"/>
        </w:rPr>
      </w:pPr>
    </w:p>
    <w:p w14:paraId="4528EC55" w14:textId="7D0161EC" w:rsidR="00DC7497" w:rsidRPr="00DC7497" w:rsidRDefault="00DC7497" w:rsidP="00DC7497">
      <w:pPr>
        <w:spacing w:after="0" w:line="240" w:lineRule="auto"/>
        <w:jc w:val="both"/>
        <w:rPr>
          <w:rFonts w:ascii="Segoe UI" w:eastAsia="Times New Roman" w:hAnsi="Segoe UI" w:cs="Segoe UI"/>
          <w:color w:val="444444"/>
          <w:shd w:val="clear" w:color="auto" w:fill="FFFF00"/>
          <w:lang w:eastAsia="ru-RU"/>
        </w:rPr>
      </w:pPr>
      <w:r w:rsidRPr="00DC7497">
        <w:rPr>
          <w:rFonts w:ascii="Segoe UI" w:eastAsia="Times New Roman" w:hAnsi="Segoe UI" w:cs="Segoe UI"/>
          <w:color w:val="444444"/>
          <w:shd w:val="clear" w:color="auto" w:fill="FFFF00"/>
          <w:lang w:eastAsia="ru-RU"/>
        </w:rPr>
        <w:t>​​</w:t>
      </w:r>
    </w:p>
    <w:p w14:paraId="4DFF520B" w14:textId="77777777" w:rsidR="00DC7497" w:rsidRPr="00DC7497" w:rsidRDefault="00DC7497" w:rsidP="00DC7497">
      <w:pPr>
        <w:spacing w:after="0" w:line="240" w:lineRule="auto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</w:p>
    <w:p w14:paraId="56FB4FAE" w14:textId="77777777" w:rsidR="00DC7497" w:rsidRPr="00DC7497" w:rsidRDefault="00DC7497" w:rsidP="00DC7497">
      <w:pPr>
        <w:spacing w:after="0" w:line="240" w:lineRule="auto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b/>
          <w:bCs/>
          <w:color w:val="008000"/>
          <w:sz w:val="26"/>
          <w:szCs w:val="26"/>
          <w:lang w:eastAsia="ru-RU"/>
        </w:rPr>
        <w:t>6. Отправка финализированного расчёта/конкурсной заявки/ТКП</w:t>
      </w:r>
    </w:p>
    <w:p w14:paraId="022C9E55" w14:textId="77777777" w:rsidR="00DC7497" w:rsidRPr="00DC7497" w:rsidRDefault="00DC7497" w:rsidP="00DC7497">
      <w:pPr>
        <w:spacing w:after="0" w:line="240" w:lineRule="auto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</w:p>
    <w:p w14:paraId="04C2C75F" w14:textId="77777777" w:rsidR="00DC7497" w:rsidRPr="00DC7497" w:rsidRDefault="00DC7497" w:rsidP="00DC7497">
      <w:pPr>
        <w:spacing w:after="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6.1 Результатом проделанной работы сотрудниками Технической дирекции является </w:t>
      </w:r>
      <w:r w:rsidRPr="00DC7497">
        <w:rPr>
          <w:rFonts w:ascii="Segoe UI" w:eastAsia="Times New Roman" w:hAnsi="Segoe UI" w:cs="Segoe UI"/>
          <w:b/>
          <w:bCs/>
          <w:color w:val="444444"/>
          <w:lang w:eastAsia="ru-RU"/>
        </w:rPr>
        <w:t>согласованный финализированный расчёт,</w:t>
      </w:r>
      <w:r w:rsidRPr="00DC7497">
        <w:rPr>
          <w:rFonts w:ascii="Segoe UI" w:eastAsia="Times New Roman" w:hAnsi="Segoe UI" w:cs="Segoe UI"/>
          <w:color w:val="444444"/>
          <w:lang w:eastAsia="ru-RU"/>
        </w:rPr>
        <w:t> который TPS должен приложить в Заявку на пресейл. </w:t>
      </w:r>
    </w:p>
    <w:p w14:paraId="3F674C99" w14:textId="77777777" w:rsidR="00DC7497" w:rsidRPr="00DC7497" w:rsidRDefault="00DC7497" w:rsidP="00DC7497">
      <w:pPr>
        <w:spacing w:after="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</w:p>
    <w:p w14:paraId="78F2662E" w14:textId="77777777" w:rsidR="00DC7497" w:rsidRPr="00DC7497" w:rsidRDefault="00DC7497" w:rsidP="00DC7497">
      <w:pPr>
        <w:spacing w:after="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lastRenderedPageBreak/>
        <w:t>6.2 После согласования условий сделки внутри Компании, </w:t>
      </w:r>
      <w:r w:rsidRPr="00DC7497">
        <w:rPr>
          <w:rFonts w:ascii="Segoe UI" w:eastAsia="Times New Roman" w:hAnsi="Segoe UI" w:cs="Segoe UI"/>
          <w:b/>
          <w:bCs/>
          <w:color w:val="444444"/>
          <w:lang w:eastAsia="ru-RU"/>
        </w:rPr>
        <w:t>SS подготавливает ТКП,</w:t>
      </w:r>
      <w:r w:rsidRPr="00DC7497">
        <w:rPr>
          <w:rFonts w:ascii="Segoe UI" w:eastAsia="Times New Roman" w:hAnsi="Segoe UI" w:cs="Segoe UI"/>
          <w:color w:val="444444"/>
          <w:lang w:eastAsia="ru-RU"/>
        </w:rPr>
        <w:t xml:space="preserve"> используя расчёт из Заявки и ранее подготовленные на этапе пресейла документы, описывающие цели проекта, требования к результатам, </w:t>
      </w:r>
      <w:proofErr w:type="spellStart"/>
      <w:r w:rsidRPr="00DC7497">
        <w:rPr>
          <w:rFonts w:ascii="Segoe UI" w:eastAsia="Times New Roman" w:hAnsi="Segoe UI" w:cs="Segoe UI"/>
          <w:color w:val="444444"/>
          <w:lang w:eastAsia="ru-RU"/>
        </w:rPr>
        <w:t>верхнеуровневую</w:t>
      </w:r>
      <w:proofErr w:type="spellEnd"/>
      <w:r w:rsidRPr="00DC7497">
        <w:rPr>
          <w:rFonts w:ascii="Segoe UI" w:eastAsia="Times New Roman" w:hAnsi="Segoe UI" w:cs="Segoe UI"/>
          <w:color w:val="444444"/>
          <w:lang w:eastAsia="ru-RU"/>
        </w:rPr>
        <w:t xml:space="preserve"> архитектуру решения, спецификацию оборудования и ПО, состав работ, сроки, ограничения и допущения. </w:t>
      </w:r>
    </w:p>
    <w:p w14:paraId="0646F71D" w14:textId="77777777" w:rsidR="00DC7497" w:rsidRPr="00DC7497" w:rsidRDefault="00DC7497" w:rsidP="00DC7497">
      <w:pPr>
        <w:spacing w:after="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</w:p>
    <w:p w14:paraId="6B82C583" w14:textId="77777777" w:rsidR="00DC7497" w:rsidRPr="00DC7497" w:rsidRDefault="00DC7497" w:rsidP="00DC7497">
      <w:pPr>
        <w:spacing w:after="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6.3 За </w:t>
      </w:r>
      <w:r w:rsidRPr="00DC7497">
        <w:rPr>
          <w:rFonts w:ascii="Segoe UI" w:eastAsia="Times New Roman" w:hAnsi="Segoe UI" w:cs="Segoe UI"/>
          <w:b/>
          <w:bCs/>
          <w:color w:val="444444"/>
          <w:lang w:eastAsia="ru-RU"/>
        </w:rPr>
        <w:t>согласование ТКП</w:t>
      </w:r>
      <w:r w:rsidRPr="00DC7497">
        <w:rPr>
          <w:rFonts w:ascii="Segoe UI" w:eastAsia="Times New Roman" w:hAnsi="Segoe UI" w:cs="Segoe UI"/>
          <w:color w:val="444444"/>
          <w:lang w:eastAsia="ru-RU"/>
        </w:rPr>
        <w:t> с заказчиком отвечает </w:t>
      </w:r>
      <w:r w:rsidRPr="00DC7497">
        <w:rPr>
          <w:rFonts w:ascii="Segoe UI" w:eastAsia="Times New Roman" w:hAnsi="Segoe UI" w:cs="Segoe UI"/>
          <w:i/>
          <w:iCs/>
          <w:color w:val="444444"/>
          <w:lang w:eastAsia="ru-RU"/>
        </w:rPr>
        <w:t>АМ. </w:t>
      </w:r>
      <w:r w:rsidRPr="00DC7497">
        <w:rPr>
          <w:rFonts w:ascii="Segoe UI" w:eastAsia="Times New Roman" w:hAnsi="Segoe UI" w:cs="Segoe UI"/>
          <w:color w:val="444444"/>
          <w:lang w:eastAsia="ru-RU"/>
        </w:rPr>
        <w:t>SS проводит защиту ТКП перед заказчиком (при необходимости, с привлечением Архитектора пресейла и РП) и совместно с Аккаунт-менеджером доводит процесс согласования до заключения договора на реализацию проекта. </w:t>
      </w:r>
    </w:p>
    <w:p w14:paraId="12E0125A" w14:textId="77777777" w:rsidR="00DC7497" w:rsidRPr="00DC7497" w:rsidRDefault="00DC7497" w:rsidP="00DC7497">
      <w:pPr>
        <w:spacing w:after="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</w:p>
    <w:p w14:paraId="392CBF91" w14:textId="77777777" w:rsidR="00DC7497" w:rsidRPr="00DC7497" w:rsidRDefault="00DC7497" w:rsidP="00DC7497">
      <w:pPr>
        <w:spacing w:after="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6.4 Финальный документ отправляет Заказчику АМ, работающий с Организацией.​</w:t>
      </w:r>
    </w:p>
    <w:p w14:paraId="04BDF259" w14:textId="77777777" w:rsidR="00DC7497" w:rsidRPr="00DC7497" w:rsidRDefault="00DC7497" w:rsidP="00DC7497">
      <w:pPr>
        <w:spacing w:after="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</w:p>
    <w:p w14:paraId="0606FD8D" w14:textId="77777777" w:rsidR="00DC7497" w:rsidRPr="00DC7497" w:rsidRDefault="00DC7497" w:rsidP="00DC7497">
      <w:pPr>
        <w:spacing w:after="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6.5 Согласование ТКП может носить итеративный характер, в результате чего могут меняться условия, прописанные в ТКП (состав решения, сроки, стоимость). Все изменения перед очередной итерацией подачи ТКП заказчику SS должен согласовывать в соответствии с требованиями </w:t>
      </w:r>
      <w:r w:rsidRPr="00DC7497">
        <w:rPr>
          <w:rFonts w:ascii="Segoe UI" w:eastAsia="Times New Roman" w:hAnsi="Segoe UI" w:cs="Segoe UI"/>
          <w:b/>
          <w:bCs/>
          <w:color w:val="444444"/>
          <w:shd w:val="clear" w:color="auto" w:fill="FFFFFF"/>
          <w:lang w:eastAsia="ru-RU"/>
        </w:rPr>
        <w:t>пункта 2.13.</w:t>
      </w:r>
    </w:p>
    <w:p w14:paraId="5539CD0F" w14:textId="77777777" w:rsidR="00DC7497" w:rsidRPr="00DC7497" w:rsidRDefault="00DC7497" w:rsidP="00DC7497">
      <w:pPr>
        <w:spacing w:after="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</w:p>
    <w:p w14:paraId="257C9330" w14:textId="77777777" w:rsidR="00DC7497" w:rsidRPr="00DC7497" w:rsidRDefault="00DC7497" w:rsidP="00DC7497">
      <w:pPr>
        <w:spacing w:after="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6​.6 Если </w:t>
      </w:r>
      <w:r w:rsidRPr="00DC7497">
        <w:rPr>
          <w:rFonts w:ascii="Segoe UI" w:eastAsia="Times New Roman" w:hAnsi="Segoe UI" w:cs="Segoe UI"/>
          <w:b/>
          <w:bCs/>
          <w:color w:val="444444"/>
          <w:lang w:eastAsia="ru-RU"/>
        </w:rPr>
        <w:t>конкурс проработанный </w:t>
      </w:r>
      <w:r w:rsidRPr="00DC7497">
        <w:rPr>
          <w:rFonts w:ascii="Segoe UI" w:eastAsia="Times New Roman" w:hAnsi="Segoe UI" w:cs="Segoe UI"/>
          <w:color w:val="444444"/>
          <w:lang w:eastAsia="ru-RU"/>
        </w:rPr>
        <w:t>(то есть готовился АМ), то до объявления тендера АМ выполняет работу по подготовке с участием Конкурсных продаж ФЦП (далее КП) (см. регламент 7.01 </w:t>
      </w:r>
      <w:hyperlink r:id="rId44" w:history="1">
        <w:r w:rsidRPr="00DC7497">
          <w:rPr>
            <w:rFonts w:ascii="Segoe UI" w:eastAsia="Times New Roman" w:hAnsi="Segoe UI" w:cs="Segoe UI"/>
            <w:color w:val="0072C6"/>
            <w:lang w:eastAsia="ru-RU"/>
          </w:rPr>
          <w:t>Организация торгов и исполнение контрактов</w:t>
        </w:r>
      </w:hyperlink>
      <w:r w:rsidRPr="00DC7497">
        <w:rPr>
          <w:rFonts w:ascii="Segoe UI" w:eastAsia="Times New Roman" w:hAnsi="Segoe UI" w:cs="Segoe UI"/>
          <w:color w:val="444444"/>
          <w:lang w:eastAsia="ru-RU"/>
        </w:rPr>
        <w:t>). После объявления тендера АМ отправляет запрос Директору Управления по тендерам (УТ) для регистрации тендера в CRM.</w:t>
      </w:r>
    </w:p>
    <w:p w14:paraId="37277101" w14:textId="77777777" w:rsidR="00DC7497" w:rsidRPr="00DC7497" w:rsidRDefault="00DC7497" w:rsidP="00DC7497">
      <w:pPr>
        <w:spacing w:after="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</w:p>
    <w:p w14:paraId="7F2701A9" w14:textId="77777777" w:rsidR="00DC7497" w:rsidRPr="00DC7497" w:rsidRDefault="00DC7497" w:rsidP="00DC7497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Если </w:t>
      </w:r>
      <w:r w:rsidRPr="00DC7497">
        <w:rPr>
          <w:rFonts w:ascii="Segoe UI" w:eastAsia="Times New Roman" w:hAnsi="Segoe UI" w:cs="Segoe UI"/>
          <w:b/>
          <w:bCs/>
          <w:color w:val="444444"/>
          <w:lang w:eastAsia="ru-RU"/>
        </w:rPr>
        <w:t>тендер входящий</w:t>
      </w:r>
      <w:r w:rsidRPr="00DC7497">
        <w:rPr>
          <w:rFonts w:ascii="Segoe UI" w:eastAsia="Times New Roman" w:hAnsi="Segoe UI" w:cs="Segoe UI"/>
          <w:color w:val="444444"/>
          <w:lang w:eastAsia="ru-RU"/>
        </w:rPr>
        <w:t>, Менеджер КП самостоятельно ведет работу с тендером. Сотрудники УТ готовят Тендерную заявку и подают ее на участие в конкурсе.</w:t>
      </w:r>
    </w:p>
    <w:p w14:paraId="1677A97B" w14:textId="77777777" w:rsidR="00DC7497" w:rsidRPr="00DC7497" w:rsidRDefault="00DC7497" w:rsidP="00DC7497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Информацию по подготовке конкурсной заявки см. в регламенте </w:t>
      </w:r>
      <w:hyperlink r:id="rId45" w:history="1">
        <w:r w:rsidRPr="00DC7497">
          <w:rPr>
            <w:rFonts w:ascii="Segoe UI" w:eastAsia="Times New Roman" w:hAnsi="Segoe UI" w:cs="Segoe UI"/>
            <w:b/>
            <w:bCs/>
            <w:color w:val="0072C6"/>
            <w:lang w:eastAsia="ru-RU"/>
          </w:rPr>
          <w:t>7.01 Участие в то​</w:t>
        </w:r>
        <w:proofErr w:type="spellStart"/>
        <w:r w:rsidRPr="00DC7497">
          <w:rPr>
            <w:rFonts w:ascii="Segoe UI" w:eastAsia="Times New Roman" w:hAnsi="Segoe UI" w:cs="Segoe UI"/>
            <w:b/>
            <w:bCs/>
            <w:color w:val="0072C6"/>
            <w:lang w:eastAsia="ru-RU"/>
          </w:rPr>
          <w:t>ргах</w:t>
        </w:r>
        <w:proofErr w:type="spellEnd"/>
        <w:r w:rsidRPr="00DC7497">
          <w:rPr>
            <w:rFonts w:ascii="Segoe UI" w:eastAsia="Times New Roman" w:hAnsi="Segoe UI" w:cs="Segoe UI"/>
            <w:b/>
            <w:bCs/>
            <w:color w:val="0072C6"/>
            <w:lang w:eastAsia="ru-RU"/>
          </w:rPr>
          <w:t xml:space="preserve"> и исполнение контрактов по итогам тендеров​</w:t>
        </w:r>
      </w:hyperlink>
      <w:r w:rsidRPr="00DC7497">
        <w:rPr>
          <w:rFonts w:ascii="Segoe UI" w:eastAsia="Times New Roman" w:hAnsi="Segoe UI" w:cs="Segoe UI"/>
          <w:b/>
          <w:bCs/>
          <w:color w:val="444444"/>
          <w:shd w:val="clear" w:color="auto" w:fill="FFFFFF"/>
          <w:lang w:eastAsia="ru-RU"/>
        </w:rPr>
        <w:t>.</w:t>
      </w:r>
      <w:r w:rsidRPr="00DC7497">
        <w:rPr>
          <w:rFonts w:ascii="Segoe UI" w:eastAsia="Times New Roman" w:hAnsi="Segoe UI" w:cs="Segoe UI"/>
          <w:b/>
          <w:bCs/>
          <w:color w:val="444444"/>
          <w:lang w:eastAsia="ru-RU"/>
        </w:rPr>
        <w:t>​</w:t>
      </w:r>
      <w:r w:rsidRPr="00DC7497">
        <w:rPr>
          <w:rFonts w:ascii="Segoe UI" w:eastAsia="Times New Roman" w:hAnsi="Segoe UI" w:cs="Segoe UI"/>
          <w:color w:val="444444"/>
          <w:lang w:eastAsia="ru-RU"/>
        </w:rPr>
        <w:t> 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15"/>
      </w:tblGrid>
      <w:tr w:rsidR="00DC7497" w:rsidRPr="00DC7497" w14:paraId="2A34DE64" w14:textId="77777777" w:rsidTr="00DC7497">
        <w:tc>
          <w:tcPr>
            <w:tcW w:w="0" w:type="auto"/>
            <w:shd w:val="clear" w:color="auto" w:fill="D8D8D8"/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07AD9B8B" w14:textId="77777777" w:rsidR="00DC7497" w:rsidRPr="00DC7497" w:rsidRDefault="00DC7497" w:rsidP="00DC74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7497">
              <w:rPr>
                <w:rFonts w:ascii="Times New Roman" w:eastAsia="Times New Roman" w:hAnsi="Times New Roman" w:cs="Times New Roman"/>
                <w:color w:val="8B0000"/>
                <w:sz w:val="24"/>
                <w:szCs w:val="24"/>
                <w:lang w:eastAsia="ru-RU"/>
              </w:rPr>
              <w:t>​</w:t>
            </w:r>
            <w:r w:rsidRPr="00DC7497">
              <w:rPr>
                <w:rFonts w:ascii="Times New Roman" w:eastAsia="Times New Roman" w:hAnsi="Times New Roman" w:cs="Times New Roman"/>
                <w:b/>
                <w:bCs/>
                <w:color w:val="8B0000"/>
                <w:lang w:eastAsia="ru-RU"/>
              </w:rPr>
              <w:t>Важно:</w:t>
            </w:r>
            <w:r w:rsidRPr="00DC7497">
              <w:rPr>
                <w:rFonts w:ascii="Times New Roman" w:eastAsia="Times New Roman" w:hAnsi="Times New Roman" w:cs="Times New Roman"/>
                <w:color w:val="8B0000"/>
                <w:lang w:eastAsia="ru-RU"/>
              </w:rPr>
              <w:t> </w:t>
            </w:r>
            <w:r w:rsidRPr="00DC7497">
              <w:rPr>
                <w:rFonts w:ascii="Times New Roman" w:eastAsia="Times New Roman" w:hAnsi="Times New Roman" w:cs="Times New Roman"/>
                <w:lang w:eastAsia="ru-RU"/>
              </w:rPr>
              <w:t xml:space="preserve">При подаче конкурсной </w:t>
            </w:r>
            <w:proofErr w:type="spellStart"/>
            <w:r w:rsidRPr="00DC7497">
              <w:rPr>
                <w:rFonts w:ascii="Times New Roman" w:eastAsia="Times New Roman" w:hAnsi="Times New Roman" w:cs="Times New Roman"/>
                <w:lang w:eastAsia="ru-RU"/>
              </w:rPr>
              <w:t>заявк</w:t>
            </w:r>
            <w:proofErr w:type="spellEnd"/>
            <w:r w:rsidRPr="00DC7497">
              <w:rPr>
                <w:rFonts w:ascii="Times New Roman" w:eastAsia="Times New Roman" w:hAnsi="Times New Roman" w:cs="Times New Roman"/>
                <w:lang w:eastAsia="ru-RU"/>
              </w:rPr>
              <w:t>​и​ взаимодействие подразделений в рамках ее подготовки описано в 7.01 </w:t>
            </w:r>
            <w:hyperlink r:id="rId46" w:history="1">
              <w:r w:rsidRPr="00DC7497">
                <w:rPr>
                  <w:rFonts w:ascii="Times New Roman" w:eastAsia="Times New Roman" w:hAnsi="Times New Roman" w:cs="Times New Roman"/>
                  <w:color w:val="0072C6"/>
                  <w:lang w:eastAsia="ru-RU"/>
                </w:rPr>
                <w:t>Организация​ торгов и исполнение контрактов</w:t>
              </w:r>
            </w:hyperlink>
            <w:r w:rsidRPr="00DC7497">
              <w:rPr>
                <w:rFonts w:ascii="Times New Roman" w:eastAsia="Times New Roman" w:hAnsi="Times New Roman" w:cs="Times New Roman"/>
                <w:lang w:eastAsia="ru-RU"/>
              </w:rPr>
              <w:t>.​</w:t>
            </w:r>
            <w:r w:rsidRPr="00DC7497">
              <w:rPr>
                <w:rFonts w:ascii="Times New Roman" w:eastAsia="Times New Roman" w:hAnsi="Times New Roman" w:cs="Times New Roman"/>
                <w:lang w:eastAsia="ru-RU"/>
              </w:rPr>
              <w:br/>
            </w:r>
          </w:p>
        </w:tc>
      </w:tr>
    </w:tbl>
    <w:p w14:paraId="49447353" w14:textId="77777777" w:rsidR="00DC7497" w:rsidRPr="00DC7497" w:rsidRDefault="00DC7497" w:rsidP="00DC7497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</w:p>
    <w:p w14:paraId="62091E8D" w14:textId="77777777" w:rsidR="00DC7497" w:rsidRPr="00DC7497" w:rsidRDefault="00DC7497" w:rsidP="00DC7497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 xml:space="preserve">6.6 Результатом может быть - продажа Заказчику данного </w:t>
      </w:r>
      <w:proofErr w:type="spellStart"/>
      <w:r w:rsidRPr="00DC7497">
        <w:rPr>
          <w:rFonts w:ascii="Segoe UI" w:eastAsia="Times New Roman" w:hAnsi="Segoe UI" w:cs="Segoe UI"/>
          <w:color w:val="444444"/>
          <w:lang w:eastAsia="ru-RU"/>
        </w:rPr>
        <w:t>решени</w:t>
      </w:r>
      <w:proofErr w:type="spellEnd"/>
      <w:r w:rsidRPr="00DC7497">
        <w:rPr>
          <w:rFonts w:ascii="Segoe UI" w:eastAsia="Times New Roman" w:hAnsi="Segoe UI" w:cs="Segoe UI"/>
          <w:color w:val="444444"/>
          <w:lang w:eastAsia="ru-RU"/>
        </w:rPr>
        <w:t>​я:</w:t>
      </w:r>
    </w:p>
    <w:p w14:paraId="12E5FA8A" w14:textId="77777777" w:rsidR="00DC7497" w:rsidRPr="00DC7497" w:rsidRDefault="00DC7497" w:rsidP="00DC7497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b/>
          <w:bCs/>
          <w:color w:val="444444"/>
          <w:lang w:eastAsia="ru-RU"/>
        </w:rPr>
        <w:t>возможна</w:t>
      </w:r>
      <w:r w:rsidRPr="00DC7497">
        <w:rPr>
          <w:rFonts w:ascii="Segoe UI" w:eastAsia="Times New Roman" w:hAnsi="Segoe UI" w:cs="Segoe UI"/>
          <w:color w:val="444444"/>
          <w:lang w:eastAsia="ru-RU"/>
        </w:rPr>
        <w:t>, Заказчик полностью соглашается на условия Компании;</w:t>
      </w:r>
    </w:p>
    <w:p w14:paraId="1BC94884" w14:textId="77777777" w:rsidR="00DC7497" w:rsidRPr="00DC7497" w:rsidRDefault="00DC7497" w:rsidP="00DC7497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b/>
          <w:bCs/>
          <w:color w:val="444444"/>
          <w:lang w:eastAsia="ru-RU"/>
        </w:rPr>
        <w:t>возможна</w:t>
      </w:r>
      <w:r w:rsidRPr="00DC7497">
        <w:rPr>
          <w:rFonts w:ascii="Segoe UI" w:eastAsia="Times New Roman" w:hAnsi="Segoe UI" w:cs="Segoe UI"/>
          <w:color w:val="444444"/>
          <w:lang w:eastAsia="ru-RU"/>
        </w:rPr>
        <w:t>, но Заказчик </w:t>
      </w:r>
      <w:r w:rsidRPr="00DC7497">
        <w:rPr>
          <w:rFonts w:ascii="Segoe UI" w:eastAsia="Times New Roman" w:hAnsi="Segoe UI" w:cs="Segoe UI"/>
          <w:b/>
          <w:bCs/>
          <w:color w:val="444444"/>
          <w:lang w:eastAsia="ru-RU"/>
        </w:rPr>
        <w:t>не соглашается на условия</w:t>
      </w:r>
      <w:r w:rsidRPr="00DC7497">
        <w:rPr>
          <w:rFonts w:ascii="Segoe UI" w:eastAsia="Times New Roman" w:hAnsi="Segoe UI" w:cs="Segoe UI"/>
          <w:color w:val="444444"/>
          <w:lang w:eastAsia="ru-RU"/>
        </w:rPr>
        <w:t> Компании. В этом случае АМ согласовывает с заказчиком снижение требований, ограничений или объемов работ. Если заказчик подтверждает новые условия, SS отправляет их TPS (с помощью Заявки на пресейл) для пересчета проекта. Либо АМ согласовывает с заказчиком увеличение бюджета проекта для заключения сделки в текущих объемах, сроках, требованиях и ограничениях;</w:t>
      </w:r>
    </w:p>
    <w:p w14:paraId="13EFB544" w14:textId="77777777" w:rsidR="00DC7497" w:rsidRPr="00DC7497" w:rsidRDefault="00DC7497" w:rsidP="00DC7497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b/>
          <w:bCs/>
          <w:color w:val="444444"/>
          <w:lang w:eastAsia="ru-RU"/>
        </w:rPr>
        <w:t>невозможна</w:t>
      </w:r>
      <w:r w:rsidRPr="00DC7497">
        <w:rPr>
          <w:rFonts w:ascii="Segoe UI" w:eastAsia="Times New Roman" w:hAnsi="Segoe UI" w:cs="Segoe UI"/>
          <w:color w:val="444444"/>
          <w:lang w:eastAsia="ru-RU"/>
        </w:rPr>
        <w:t> или Заказчик </w:t>
      </w:r>
      <w:r w:rsidRPr="00DC7497">
        <w:rPr>
          <w:rFonts w:ascii="Segoe UI" w:eastAsia="Times New Roman" w:hAnsi="Segoe UI" w:cs="Segoe UI"/>
          <w:b/>
          <w:bCs/>
          <w:color w:val="444444"/>
          <w:lang w:eastAsia="ru-RU"/>
        </w:rPr>
        <w:t>не соглашается</w:t>
      </w:r>
      <w:r w:rsidRPr="00DC7497">
        <w:rPr>
          <w:rFonts w:ascii="Segoe UI" w:eastAsia="Times New Roman" w:hAnsi="Segoe UI" w:cs="Segoe UI"/>
          <w:color w:val="444444"/>
          <w:lang w:eastAsia="ru-RU"/>
        </w:rPr>
        <w:t> на условия Компании, прекращается работа по сделке.</w:t>
      </w:r>
    </w:p>
    <w:p w14:paraId="6E09A5DA" w14:textId="77777777" w:rsidR="00DC7497" w:rsidRPr="00DC7497" w:rsidRDefault="00DC7497" w:rsidP="00DC7497">
      <w:pPr>
        <w:spacing w:after="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</w:p>
    <w:p w14:paraId="032C8639" w14:textId="77777777" w:rsidR="00DC7497" w:rsidRPr="00DC7497" w:rsidRDefault="00DC7497" w:rsidP="00DC7497">
      <w:pPr>
        <w:spacing w:after="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6.7​ Критериями успешности согласования </w:t>
      </w:r>
      <w:r w:rsidRPr="00DC7497">
        <w:rPr>
          <w:rFonts w:ascii="Segoe UI" w:eastAsia="Times New Roman" w:hAnsi="Segoe UI" w:cs="Segoe UI"/>
          <w:i/>
          <w:iCs/>
          <w:color w:val="444444"/>
          <w:shd w:val="clear" w:color="auto" w:fill="FFFFFF"/>
          <w:lang w:eastAsia="ru-RU"/>
        </w:rPr>
        <w:t>ТКП</w:t>
      </w:r>
      <w:r w:rsidRPr="00DC7497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 с заказчиком являются:</w:t>
      </w:r>
    </w:p>
    <w:p w14:paraId="5E25ED15" w14:textId="77777777" w:rsidR="00DC7497" w:rsidRPr="00DC7497" w:rsidRDefault="00DC7497" w:rsidP="00DC749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Выигранные конкурсные торги, по итогам которых опубликован протокол. Подробнее </w:t>
      </w:r>
      <w:hyperlink r:id="rId47" w:history="1">
        <w:r w:rsidRPr="00DC7497">
          <w:rPr>
            <w:rFonts w:ascii="Segoe UI" w:eastAsia="Times New Roman" w:hAnsi="Segoe UI" w:cs="Segoe UI"/>
            <w:color w:val="0072C6"/>
            <w:shd w:val="clear" w:color="auto" w:fill="FFFFFF"/>
            <w:lang w:eastAsia="ru-RU"/>
          </w:rPr>
          <w:t>7.01 Участие в то​</w:t>
        </w:r>
        <w:proofErr w:type="spellStart"/>
        <w:r w:rsidRPr="00DC7497">
          <w:rPr>
            <w:rFonts w:ascii="Segoe UI" w:eastAsia="Times New Roman" w:hAnsi="Segoe UI" w:cs="Segoe UI"/>
            <w:color w:val="0072C6"/>
            <w:shd w:val="clear" w:color="auto" w:fill="FFFFFF"/>
            <w:lang w:eastAsia="ru-RU"/>
          </w:rPr>
          <w:t>ргах</w:t>
        </w:r>
        <w:proofErr w:type="spellEnd"/>
        <w:r w:rsidRPr="00DC7497">
          <w:rPr>
            <w:rFonts w:ascii="Segoe UI" w:eastAsia="Times New Roman" w:hAnsi="Segoe UI" w:cs="Segoe UI"/>
            <w:color w:val="0072C6"/>
            <w:shd w:val="clear" w:color="auto" w:fill="FFFFFF"/>
            <w:lang w:eastAsia="ru-RU"/>
          </w:rPr>
          <w:t xml:space="preserve"> и исполнение контрактов по итогам тендеров​</w:t>
        </w:r>
      </w:hyperlink>
      <w:r w:rsidRPr="00DC7497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.</w:t>
      </w:r>
      <w:r w:rsidRPr="00DC7497">
        <w:rPr>
          <w:rFonts w:ascii="Segoe UI" w:eastAsia="Times New Roman" w:hAnsi="Segoe UI" w:cs="Segoe UI"/>
          <w:color w:val="444444"/>
          <w:shd w:val="clear" w:color="auto" w:fill="FFFF00"/>
          <w:lang w:eastAsia="ru-RU"/>
        </w:rPr>
        <w:t>​</w:t>
      </w:r>
    </w:p>
    <w:p w14:paraId="70051732" w14:textId="77777777" w:rsidR="00DC7497" w:rsidRPr="00DC7497" w:rsidRDefault="00DC7497" w:rsidP="00DC749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​Заказчик готов приступить к заключению договора.</w:t>
      </w:r>
    </w:p>
    <w:p w14:paraId="0E57BE78" w14:textId="77777777" w:rsidR="00DC7497" w:rsidRPr="00DC7497" w:rsidRDefault="00DC7497" w:rsidP="00DC7497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6.7 SS должен сообщить TPS о решении Заказчика / результатах конкурса в Заявке на пресейл​.​</w:t>
      </w:r>
    </w:p>
    <w:p w14:paraId="5732CB3F" w14:textId="77777777" w:rsidR="00DC7497" w:rsidRPr="00DC7497" w:rsidRDefault="00DC7497" w:rsidP="00DC7497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 xml:space="preserve">6.8 Перед подачей ТКП SS необходимо подтвердить у TPS актуальность расчёта в Заявке. Расчёты актуальны в течение 60 </w:t>
      </w:r>
      <w:proofErr w:type="spellStart"/>
      <w:r w:rsidRPr="00DC7497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к.д</w:t>
      </w:r>
      <w:proofErr w:type="spellEnd"/>
      <w:r w:rsidRPr="00DC7497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. ​</w:t>
      </w:r>
    </w:p>
    <w:p w14:paraId="362DFA0C" w14:textId="701ED82A" w:rsidR="00DC7497" w:rsidRPr="00DC7497" w:rsidRDefault="00DC7497" w:rsidP="00DC7497">
      <w:pPr>
        <w:spacing w:after="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  <w:t>                                                                                                                                                               </w:t>
      </w:r>
    </w:p>
    <w:p w14:paraId="1CDE79B3" w14:textId="77777777" w:rsidR="00DC7497" w:rsidRPr="00DC7497" w:rsidRDefault="00DC7497" w:rsidP="00DC7497">
      <w:pPr>
        <w:spacing w:after="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</w:p>
    <w:p w14:paraId="1DEF8B9D" w14:textId="77777777" w:rsidR="00DC7497" w:rsidRPr="00DC7497" w:rsidRDefault="00DC7497" w:rsidP="00DC7497">
      <w:pPr>
        <w:spacing w:after="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</w:p>
    <w:p w14:paraId="09CBD9BC" w14:textId="77777777" w:rsidR="00DC7497" w:rsidRPr="00DC7497" w:rsidRDefault="00DC7497" w:rsidP="00DC7497">
      <w:pPr>
        <w:spacing w:after="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b/>
          <w:bCs/>
          <w:color w:val="008000"/>
          <w:sz w:val="26"/>
          <w:szCs w:val="26"/>
          <w:lang w:eastAsia="ru-RU"/>
        </w:rPr>
        <w:t>7. Подготовка, согласование и подписание договора с Заказчиком </w:t>
      </w:r>
    </w:p>
    <w:p w14:paraId="6C6CB0A6" w14:textId="77777777" w:rsidR="00DC7497" w:rsidRPr="00DC7497" w:rsidRDefault="00DC7497" w:rsidP="00DC7497">
      <w:pPr>
        <w:spacing w:after="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</w:p>
    <w:p w14:paraId="20C1C8B7" w14:textId="77777777" w:rsidR="00DC7497" w:rsidRPr="00DC7497" w:rsidRDefault="00DC7497" w:rsidP="00DC7497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lastRenderedPageBreak/>
        <w:t>7.1. За подготовку, согласование и подписание договора с заказчиком отвечает </w:t>
      </w:r>
      <w:r w:rsidRPr="00DC7497">
        <w:rPr>
          <w:rFonts w:ascii="Segoe UI" w:eastAsia="Times New Roman" w:hAnsi="Segoe UI" w:cs="Segoe UI"/>
          <w:i/>
          <w:iCs/>
          <w:color w:val="444444"/>
          <w:lang w:eastAsia="ru-RU"/>
        </w:rPr>
        <w:t>Аккаунт-менеджер</w:t>
      </w:r>
      <w:r w:rsidRPr="00DC7497">
        <w:rPr>
          <w:rFonts w:ascii="Segoe UI" w:eastAsia="Times New Roman" w:hAnsi="Segoe UI" w:cs="Segoe UI"/>
          <w:color w:val="444444"/>
          <w:lang w:eastAsia="ru-RU"/>
        </w:rPr>
        <w:t>.</w:t>
      </w:r>
    </w:p>
    <w:p w14:paraId="453DEA6C" w14:textId="77777777" w:rsidR="00DC7497" w:rsidRPr="00DC7497" w:rsidRDefault="00DC7497" w:rsidP="00DC7497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 xml:space="preserve">7.2. В случае реализации проекта по итогам конкурсной процедуры, когда проект договора с заказчиком был включен в конкурсную документацию, используется шаблон договора из конкурсной документации. В иных случаях используются шаблоны </w:t>
      </w:r>
      <w:proofErr w:type="spellStart"/>
      <w:r w:rsidRPr="00DC7497">
        <w:rPr>
          <w:rFonts w:ascii="Segoe UI" w:eastAsia="Times New Roman" w:hAnsi="Segoe UI" w:cs="Segoe UI"/>
          <w:color w:val="444444"/>
          <w:lang w:eastAsia="ru-RU"/>
        </w:rPr>
        <w:t>дого</w:t>
      </w:r>
      <w:proofErr w:type="spellEnd"/>
      <w:r w:rsidRPr="00DC7497">
        <w:rPr>
          <w:rFonts w:ascii="Segoe UI" w:eastAsia="Times New Roman" w:hAnsi="Segoe UI" w:cs="Segoe UI"/>
          <w:color w:val="444444"/>
          <w:lang w:eastAsia="ru-RU"/>
        </w:rPr>
        <w:t>​воров Компании. Для упрощения подготовки проектов договоров, их согласования и подписания используйте </w:t>
      </w:r>
      <w:hyperlink r:id="rId48" w:history="1">
        <w:r w:rsidRPr="00DC7497">
          <w:rPr>
            <w:rFonts w:ascii="Segoe UI" w:eastAsia="Times New Roman" w:hAnsi="Segoe UI" w:cs="Segoe UI"/>
            <w:color w:val="0072C6"/>
            <w:lang w:eastAsia="ru-RU"/>
          </w:rPr>
          <w:t>шаблоны по ссылке</w:t>
        </w:r>
      </w:hyperlink>
      <w:r w:rsidRPr="00DC7497">
        <w:rPr>
          <w:rFonts w:ascii="Segoe UI" w:eastAsia="Times New Roman" w:hAnsi="Segoe UI" w:cs="Segoe UI"/>
          <w:color w:val="444444"/>
          <w:lang w:eastAsia="ru-RU"/>
        </w:rPr>
        <w:t>. </w:t>
      </w:r>
      <w:hyperlink r:id="rId49" w:history="1">
        <w:r w:rsidRPr="00DC7497">
          <w:rPr>
            <w:rFonts w:ascii="Segoe UI" w:eastAsia="Times New Roman" w:hAnsi="Segoe UI" w:cs="Segoe UI"/>
            <w:color w:val="0072C6"/>
            <w:shd w:val="clear" w:color="auto" w:fill="FFFFFF"/>
            <w:lang w:eastAsia="ru-RU"/>
          </w:rPr>
          <w:t>Правила составления договоров «с нуля» можно найти здесь</w:t>
        </w:r>
      </w:hyperlink>
      <w:r w:rsidRPr="00DC7497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.</w:t>
      </w:r>
    </w:p>
    <w:p w14:paraId="7357182F" w14:textId="77777777" w:rsidR="00DC7497" w:rsidRPr="00DC7497" w:rsidRDefault="00DC7497" w:rsidP="00DC7497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7.3 В случае участия в конкурсных процедурах, где в конкурсную документацию включен проект договора по форме заказчика, АМ необходимо запустить согласование проекта договора внутри Компании и результаты данного согласования использовать для идентификации, анализа и планирования реагирования на риски.  </w:t>
      </w:r>
      <w:hyperlink r:id="rId50" w:anchor="Zagolovok6" w:history="1">
        <w:r w:rsidRPr="00DC7497">
          <w:rPr>
            <w:rFonts w:ascii="Segoe UI" w:eastAsia="Times New Roman" w:hAnsi="Segoe UI" w:cs="Segoe UI"/>
            <w:color w:val="0072C6"/>
            <w:shd w:val="clear" w:color="auto" w:fill="FFFFFF"/>
            <w:lang w:eastAsia="ru-RU"/>
          </w:rPr>
          <w:t xml:space="preserve">61.01 Основное о </w:t>
        </w:r>
        <w:proofErr w:type="spellStart"/>
        <w:r w:rsidRPr="00DC7497">
          <w:rPr>
            <w:rFonts w:ascii="Segoe UI" w:eastAsia="Times New Roman" w:hAnsi="Segoe UI" w:cs="Segoe UI"/>
            <w:color w:val="0072C6"/>
            <w:shd w:val="clear" w:color="auto" w:fill="FFFFFF"/>
            <w:lang w:eastAsia="ru-RU"/>
          </w:rPr>
          <w:t>догово</w:t>
        </w:r>
        <w:proofErr w:type="spellEnd"/>
        <w:r w:rsidRPr="00DC7497">
          <w:rPr>
            <w:rFonts w:ascii="Segoe UI" w:eastAsia="Times New Roman" w:hAnsi="Segoe UI" w:cs="Segoe UI"/>
            <w:color w:val="0072C6"/>
            <w:shd w:val="clear" w:color="auto" w:fill="FFFFFF"/>
            <w:lang w:eastAsia="ru-RU"/>
          </w:rPr>
          <w:t>​</w:t>
        </w:r>
        <w:proofErr w:type="spellStart"/>
        <w:r w:rsidRPr="00DC7497">
          <w:rPr>
            <w:rFonts w:ascii="Segoe UI" w:eastAsia="Times New Roman" w:hAnsi="Segoe UI" w:cs="Segoe UI"/>
            <w:color w:val="0072C6"/>
            <w:shd w:val="clear" w:color="auto" w:fill="FFFFFF"/>
            <w:lang w:eastAsia="ru-RU"/>
          </w:rPr>
          <w:t>рах</w:t>
        </w:r>
        <w:proofErr w:type="spellEnd"/>
        <w:r w:rsidRPr="00DC7497">
          <w:rPr>
            <w:rFonts w:ascii="Segoe UI" w:eastAsia="Times New Roman" w:hAnsi="Segoe UI" w:cs="Segoe UI"/>
            <w:color w:val="0072C6"/>
            <w:shd w:val="clear" w:color="auto" w:fill="FFFFFF"/>
            <w:lang w:eastAsia="ru-RU"/>
          </w:rPr>
          <w:t>​.​</w:t>
        </w:r>
      </w:hyperlink>
      <w:r w:rsidRPr="00DC7497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​</w:t>
      </w:r>
    </w:p>
    <w:p w14:paraId="6F47B2F1" w14:textId="77777777" w:rsidR="00DC7497" w:rsidRPr="00DC7497" w:rsidRDefault="00DC7497" w:rsidP="00DC7497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7.4 </w:t>
      </w:r>
      <w:r w:rsidRPr="00DC7497">
        <w:rPr>
          <w:rFonts w:ascii="Segoe UI" w:eastAsia="Times New Roman" w:hAnsi="Segoe UI" w:cs="Segoe UI"/>
          <w:b/>
          <w:bCs/>
          <w:color w:val="444444"/>
          <w:lang w:eastAsia="ru-RU"/>
        </w:rPr>
        <w:t>SS в обязательном порядке привлекает TPS</w:t>
      </w:r>
      <w:r w:rsidRPr="00DC7497">
        <w:rPr>
          <w:rFonts w:ascii="Segoe UI" w:eastAsia="Times New Roman" w:hAnsi="Segoe UI" w:cs="Segoe UI"/>
          <w:color w:val="444444"/>
          <w:lang w:eastAsia="ru-RU"/>
        </w:rPr>
        <w:t> (участвовавшего в пресейле) к Заявке на согласование договора (в поле «Наблюдатель») для назначения РП на этап "реализации" и получения его согласования. Срок привлечения РП к согласованию – 1рд.</w:t>
      </w:r>
    </w:p>
    <w:p w14:paraId="2CA8A8BC" w14:textId="77777777" w:rsidR="00DC7497" w:rsidRPr="00DC7497" w:rsidRDefault="00DC7497" w:rsidP="00DC7497">
      <w:pPr>
        <w:spacing w:after="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7.5 TPS проверяет в Заявке необходимую информацию и наличие работ над данным проектом на пресейле и назначает Руководителя проекта, указывая его в поле «Наблюдатель» вместо себя.</w:t>
      </w:r>
    </w:p>
    <w:p w14:paraId="5D5DFE66" w14:textId="77777777" w:rsidR="00DC7497" w:rsidRPr="00DC7497" w:rsidRDefault="00DC7497" w:rsidP="00DC7497">
      <w:pPr>
        <w:spacing w:after="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</w:p>
    <w:p w14:paraId="79F5818B" w14:textId="77777777" w:rsidR="00DC7497" w:rsidRPr="00DC7497" w:rsidRDefault="00DC7497" w:rsidP="00DC7497">
      <w:pPr>
        <w:spacing w:after="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7.5.1 Если проект не был ранее проработан Технической дирекцией (т.е. ​Техническая дирекция не привлекалась), то работа по нему возвращается на этап пресейла.</w:t>
      </w:r>
    </w:p>
    <w:p w14:paraId="5A77A050" w14:textId="77777777" w:rsidR="00DC7497" w:rsidRPr="00DC7497" w:rsidRDefault="00DC7497" w:rsidP="00DC7497">
      <w:pPr>
        <w:spacing w:after="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​​7.5.2 Если проект проработан с Тех. дирекцией на этапе пресейла, но SS при формировании договора не использовал расчёт, выданный TPS, то TPS отклоняет Заявку на согласование договора.</w:t>
      </w:r>
      <w:r w:rsidRPr="00DC7497"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  <w:t>​</w:t>
      </w:r>
    </w:p>
    <w:p w14:paraId="3A4E0FC7" w14:textId="77777777" w:rsidR="00DC7497" w:rsidRPr="00DC7497" w:rsidRDefault="00DC7497" w:rsidP="00DC74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7497"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  <w:br/>
      </w:r>
    </w:p>
    <w:p w14:paraId="5FC022A7" w14:textId="77777777" w:rsidR="00DC7497" w:rsidRPr="00DC7497" w:rsidRDefault="00DC7497" w:rsidP="00DC7497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7.6. Формирование проекта договора с заказчиком осуществляется </w:t>
      </w:r>
      <w:r w:rsidRPr="00DC7497">
        <w:rPr>
          <w:rFonts w:ascii="Segoe UI" w:eastAsia="Times New Roman" w:hAnsi="Segoe UI" w:cs="Segoe UI"/>
          <w:i/>
          <w:iCs/>
          <w:color w:val="444444"/>
          <w:lang w:eastAsia="ru-RU"/>
        </w:rPr>
        <w:t>Аккаунт-менеджером </w:t>
      </w:r>
      <w:r w:rsidRPr="00DC7497">
        <w:rPr>
          <w:rFonts w:ascii="Segoe UI" w:eastAsia="Times New Roman" w:hAnsi="Segoe UI" w:cs="Segoe UI"/>
          <w:color w:val="444444"/>
          <w:lang w:eastAsia="ru-RU"/>
        </w:rPr>
        <w:t>совместно с </w:t>
      </w:r>
      <w:r w:rsidRPr="00DC7497">
        <w:rPr>
          <w:rFonts w:ascii="Segoe UI" w:eastAsia="Times New Roman" w:hAnsi="Segoe UI" w:cs="Segoe UI"/>
          <w:i/>
          <w:iCs/>
          <w:color w:val="444444"/>
          <w:lang w:eastAsia="ru-RU"/>
        </w:rPr>
        <w:t>Менеджером по продаже решений</w:t>
      </w:r>
      <w:r w:rsidRPr="00DC7497">
        <w:rPr>
          <w:rFonts w:ascii="Segoe UI" w:eastAsia="Times New Roman" w:hAnsi="Segoe UI" w:cs="Segoe UI"/>
          <w:color w:val="444444"/>
          <w:lang w:eastAsia="ru-RU"/>
        </w:rPr>
        <w:t> и </w:t>
      </w:r>
      <w:r w:rsidRPr="00DC7497">
        <w:rPr>
          <w:rFonts w:ascii="Segoe UI" w:eastAsia="Times New Roman" w:hAnsi="Segoe UI" w:cs="Segoe UI"/>
          <w:i/>
          <w:iCs/>
          <w:color w:val="444444"/>
          <w:lang w:eastAsia="ru-RU"/>
        </w:rPr>
        <w:t>Руководителем проекта </w:t>
      </w:r>
      <w:r w:rsidRPr="00DC7497">
        <w:rPr>
          <w:rFonts w:ascii="Segoe UI" w:eastAsia="Times New Roman" w:hAnsi="Segoe UI" w:cs="Segoe UI"/>
          <w:color w:val="444444"/>
          <w:lang w:eastAsia="ru-RU"/>
        </w:rPr>
        <w:t>на основании согласованных с заказчиком условий ТКП или конкурсной заявки.</w:t>
      </w:r>
    </w:p>
    <w:p w14:paraId="68FE46F1" w14:textId="77777777" w:rsidR="00DC7497" w:rsidRPr="00DC7497" w:rsidRDefault="00DC7497" w:rsidP="00DC7497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7.7 Проект договора до подписания с Заказчиком должен быть согласован с РП. ​П</w:t>
      </w:r>
      <w:r w:rsidRPr="00DC7497">
        <w:rPr>
          <w:rFonts w:ascii="Segoe UI" w:eastAsia="Times New Roman" w:hAnsi="Segoe UI" w:cs="Segoe UI"/>
          <w:color w:val="444444"/>
          <w:lang w:eastAsia="ru-RU"/>
        </w:rPr>
        <w:t>одробнее </w:t>
      </w:r>
      <w:hyperlink r:id="rId51" w:anchor="Zagolovok6" w:history="1">
        <w:r w:rsidRPr="00DC7497">
          <w:rPr>
            <w:rFonts w:ascii="Segoe UI" w:eastAsia="Times New Roman" w:hAnsi="Segoe UI" w:cs="Segoe UI"/>
            <w:color w:val="0072C6"/>
            <w:lang w:eastAsia="ru-RU"/>
          </w:rPr>
          <w:t>Разработка, согласование, исполнение и хранение договоров</w:t>
        </w:r>
      </w:hyperlink>
      <w:r w:rsidRPr="00DC7497">
        <w:rPr>
          <w:rFonts w:ascii="Segoe UI" w:eastAsia="Times New Roman" w:hAnsi="Segoe UI" w:cs="Segoe UI"/>
          <w:color w:val="444444"/>
          <w:lang w:eastAsia="ru-RU"/>
        </w:rPr>
        <w:t>. </w:t>
      </w:r>
    </w:p>
    <w:p w14:paraId="7DF4896D" w14:textId="77777777" w:rsidR="00DC7497" w:rsidRPr="00DC7497" w:rsidRDefault="00DC7497" w:rsidP="00DC7497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7.8 Финальный вариант договора согласуется с РП в </w:t>
      </w:r>
      <w:hyperlink r:id="rId52" w:history="1">
        <w:r w:rsidRPr="00DC7497">
          <w:rPr>
            <w:rFonts w:ascii="Segoe UI" w:eastAsia="Times New Roman" w:hAnsi="Segoe UI" w:cs="Segoe UI"/>
            <w:color w:val="0072C6"/>
            <w:lang w:eastAsia="ru-RU"/>
          </w:rPr>
          <w:t>Заявке на согласование д​оговора. </w:t>
        </w:r>
      </w:hyperlink>
    </w:p>
    <w:p w14:paraId="294920CC" w14:textId="77777777" w:rsidR="00DC7497" w:rsidRPr="00DC7497" w:rsidRDefault="00DC7497" w:rsidP="00DC7497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lang w:eastAsia="ru-RU"/>
        </w:rPr>
        <w:t>7</w:t>
      </w:r>
      <w:r w:rsidRPr="00DC7497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.9 Если АМ и SS </w:t>
      </w:r>
      <w:r w:rsidRPr="00DC7497">
        <w:rPr>
          <w:rFonts w:ascii="Segoe UI" w:eastAsia="Times New Roman" w:hAnsi="Segoe UI" w:cs="Segoe UI"/>
          <w:b/>
          <w:bCs/>
          <w:color w:val="444444"/>
          <w:shd w:val="clear" w:color="auto" w:fill="FFFFFF"/>
          <w:lang w:eastAsia="ru-RU"/>
        </w:rPr>
        <w:t>заключили договор с Заказчиком и себестоимость</w:t>
      </w:r>
      <w:r w:rsidRPr="00DC7497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:</w:t>
      </w:r>
    </w:p>
    <w:p w14:paraId="757BF1DF" w14:textId="77777777" w:rsidR="00DC7497" w:rsidRPr="00DC7497" w:rsidRDefault="00DC7497" w:rsidP="00DC7497">
      <w:pPr>
        <w:spacing w:after="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  <w:t>​​</w:t>
      </w:r>
    </w:p>
    <w:p w14:paraId="2EFAE7F5" w14:textId="77777777" w:rsidR="00DC7497" w:rsidRPr="00DC7497" w:rsidRDefault="00DC7497" w:rsidP="00DC7497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7.9.1 </w:t>
      </w:r>
      <w:proofErr w:type="gramStart"/>
      <w:r w:rsidRPr="00DC7497">
        <w:rPr>
          <w:rFonts w:ascii="Segoe UI" w:eastAsia="Times New Roman" w:hAnsi="Segoe UI" w:cs="Segoe UI"/>
          <w:b/>
          <w:bCs/>
          <w:color w:val="444444"/>
          <w:shd w:val="clear" w:color="auto" w:fill="FFFFFF"/>
          <w:lang w:eastAsia="ru-RU"/>
        </w:rPr>
        <w:t>считали</w:t>
      </w:r>
      <w:proofErr w:type="gramEnd"/>
      <w:r w:rsidRPr="00DC7497">
        <w:rPr>
          <w:rFonts w:ascii="Segoe UI" w:eastAsia="Times New Roman" w:hAnsi="Segoe UI" w:cs="Segoe UI"/>
          <w:b/>
          <w:bCs/>
          <w:color w:val="444444"/>
          <w:shd w:val="clear" w:color="auto" w:fill="FFFFFF"/>
          <w:lang w:eastAsia="ru-RU"/>
        </w:rPr>
        <w:t xml:space="preserve"> не привлекая</w:t>
      </w:r>
      <w:r w:rsidRPr="00DC7497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 Техническую дирекцию (ТД), то ТД выполняет </w:t>
      </w:r>
      <w:r w:rsidRPr="00DC7497">
        <w:rPr>
          <w:rFonts w:ascii="Segoe UI" w:eastAsia="Times New Roman" w:hAnsi="Segoe UI" w:cs="Segoe UI"/>
          <w:b/>
          <w:bCs/>
          <w:color w:val="444444"/>
          <w:shd w:val="clear" w:color="auto" w:fill="FFFFFF"/>
          <w:lang w:eastAsia="ru-RU"/>
        </w:rPr>
        <w:t>пресейл по стандартной схеме </w:t>
      </w:r>
      <w:r w:rsidRPr="00DC7497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и заводит проект с актуальными плановыми показателями вне зависимости соблюдения нормы маржинальности.</w:t>
      </w:r>
    </w:p>
    <w:p w14:paraId="6AA163DD" w14:textId="77777777" w:rsidR="00DC7497" w:rsidRPr="00DC7497" w:rsidRDefault="00DC7497" w:rsidP="00DC7497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DC7497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7.9​.2 ​</w:t>
      </w:r>
      <w:r w:rsidRPr="00DC7497">
        <w:rPr>
          <w:rFonts w:ascii="Segoe UI" w:eastAsia="Times New Roman" w:hAnsi="Segoe UI" w:cs="Segoe UI"/>
          <w:b/>
          <w:bCs/>
          <w:color w:val="444444"/>
          <w:shd w:val="clear" w:color="auto" w:fill="FFFFFF"/>
          <w:lang w:eastAsia="ru-RU"/>
        </w:rPr>
        <w:t>отличается от согласованных Технической дирекцией (ТД) расчётов, то</w:t>
      </w:r>
      <w:r w:rsidRPr="00DC7497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 </w:t>
      </w:r>
      <w:r w:rsidRPr="00DC7497">
        <w:rPr>
          <w:rFonts w:ascii="Segoe UI" w:eastAsia="Times New Roman" w:hAnsi="Segoe UI" w:cs="Segoe UI"/>
          <w:b/>
          <w:bCs/>
          <w:color w:val="444444"/>
          <w:shd w:val="clear" w:color="auto" w:fill="FFFFFF"/>
          <w:lang w:eastAsia="ru-RU"/>
        </w:rPr>
        <w:t>ТД</w:t>
      </w:r>
      <w:r w:rsidRPr="00DC7497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 </w:t>
      </w:r>
      <w:r w:rsidRPr="00DC7497">
        <w:rPr>
          <w:rFonts w:ascii="Segoe UI" w:eastAsia="Times New Roman" w:hAnsi="Segoe UI" w:cs="Segoe UI"/>
          <w:b/>
          <w:bCs/>
          <w:color w:val="444444"/>
          <w:shd w:val="clear" w:color="auto" w:fill="FFFFFF"/>
          <w:lang w:eastAsia="ru-RU"/>
        </w:rPr>
        <w:t>выполняет перерасчет</w:t>
      </w:r>
      <w:r w:rsidRPr="00DC7497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 и заводит проект ​с актуальными плановыми показателями вне зависимости соблюдения нормы маржинальности.</w:t>
      </w:r>
    </w:p>
    <w:p w14:paraId="5EA590FD" w14:textId="77777777" w:rsidR="007E6A5E" w:rsidRDefault="007E6A5E" w:rsidP="00DC7497">
      <w:pPr>
        <w:ind w:left="284" w:right="141"/>
      </w:pPr>
    </w:p>
    <w:sectPr w:rsidR="007E6A5E" w:rsidSect="00DC7497">
      <w:pgSz w:w="11906" w:h="16838"/>
      <w:pgMar w:top="426" w:right="424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C638C"/>
    <w:multiLevelType w:val="multilevel"/>
    <w:tmpl w:val="9EEC3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302DF"/>
    <w:multiLevelType w:val="multilevel"/>
    <w:tmpl w:val="9B627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94184"/>
    <w:multiLevelType w:val="multilevel"/>
    <w:tmpl w:val="559E2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741B0"/>
    <w:multiLevelType w:val="multilevel"/>
    <w:tmpl w:val="8B14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0B4779"/>
    <w:multiLevelType w:val="multilevel"/>
    <w:tmpl w:val="717AC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27522"/>
    <w:multiLevelType w:val="multilevel"/>
    <w:tmpl w:val="E0583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F69344B"/>
    <w:multiLevelType w:val="multilevel"/>
    <w:tmpl w:val="D0DC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73433D5"/>
    <w:multiLevelType w:val="multilevel"/>
    <w:tmpl w:val="5DFC0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5440F3"/>
    <w:multiLevelType w:val="multilevel"/>
    <w:tmpl w:val="DDEA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AE308B"/>
    <w:multiLevelType w:val="multilevel"/>
    <w:tmpl w:val="F5C06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6A37EF"/>
    <w:multiLevelType w:val="multilevel"/>
    <w:tmpl w:val="F62A6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207656"/>
    <w:multiLevelType w:val="multilevel"/>
    <w:tmpl w:val="3D74D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317C67"/>
    <w:multiLevelType w:val="multilevel"/>
    <w:tmpl w:val="B656B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A51440"/>
    <w:multiLevelType w:val="multilevel"/>
    <w:tmpl w:val="FAD8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9A2D6D"/>
    <w:multiLevelType w:val="multilevel"/>
    <w:tmpl w:val="AF32B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55761D"/>
    <w:multiLevelType w:val="multilevel"/>
    <w:tmpl w:val="174C2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D4005A"/>
    <w:multiLevelType w:val="multilevel"/>
    <w:tmpl w:val="6C9E7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D7F19EC"/>
    <w:multiLevelType w:val="multilevel"/>
    <w:tmpl w:val="5EA41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E423A7"/>
    <w:multiLevelType w:val="multilevel"/>
    <w:tmpl w:val="EA5A2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1251B2"/>
    <w:multiLevelType w:val="multilevel"/>
    <w:tmpl w:val="A7D8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DF5C64"/>
    <w:multiLevelType w:val="multilevel"/>
    <w:tmpl w:val="7A88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3B01D0"/>
    <w:multiLevelType w:val="multilevel"/>
    <w:tmpl w:val="5A26E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285D0E"/>
    <w:multiLevelType w:val="multilevel"/>
    <w:tmpl w:val="492E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903DE1"/>
    <w:multiLevelType w:val="multilevel"/>
    <w:tmpl w:val="4372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C236EC"/>
    <w:multiLevelType w:val="multilevel"/>
    <w:tmpl w:val="6D142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B06AA2"/>
    <w:multiLevelType w:val="multilevel"/>
    <w:tmpl w:val="5130F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3C5A55"/>
    <w:multiLevelType w:val="multilevel"/>
    <w:tmpl w:val="808A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79007C"/>
    <w:multiLevelType w:val="multilevel"/>
    <w:tmpl w:val="6BE8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E24D8D"/>
    <w:multiLevelType w:val="multilevel"/>
    <w:tmpl w:val="DE8C4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0E114B"/>
    <w:multiLevelType w:val="multilevel"/>
    <w:tmpl w:val="23F00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25"/>
  </w:num>
  <w:num w:numId="3">
    <w:abstractNumId w:val="29"/>
  </w:num>
  <w:num w:numId="4">
    <w:abstractNumId w:val="12"/>
  </w:num>
  <w:num w:numId="5">
    <w:abstractNumId w:val="14"/>
  </w:num>
  <w:num w:numId="6">
    <w:abstractNumId w:val="28"/>
  </w:num>
  <w:num w:numId="7">
    <w:abstractNumId w:val="16"/>
  </w:num>
  <w:num w:numId="8">
    <w:abstractNumId w:val="6"/>
  </w:num>
  <w:num w:numId="9">
    <w:abstractNumId w:val="24"/>
  </w:num>
  <w:num w:numId="10">
    <w:abstractNumId w:val="15"/>
  </w:num>
  <w:num w:numId="11">
    <w:abstractNumId w:val="3"/>
  </w:num>
  <w:num w:numId="12">
    <w:abstractNumId w:val="20"/>
  </w:num>
  <w:num w:numId="13">
    <w:abstractNumId w:val="19"/>
  </w:num>
  <w:num w:numId="14">
    <w:abstractNumId w:val="23"/>
  </w:num>
  <w:num w:numId="15">
    <w:abstractNumId w:val="1"/>
  </w:num>
  <w:num w:numId="16">
    <w:abstractNumId w:val="0"/>
  </w:num>
  <w:num w:numId="17">
    <w:abstractNumId w:val="17"/>
  </w:num>
  <w:num w:numId="18">
    <w:abstractNumId w:val="9"/>
  </w:num>
  <w:num w:numId="19">
    <w:abstractNumId w:val="13"/>
  </w:num>
  <w:num w:numId="20">
    <w:abstractNumId w:val="2"/>
  </w:num>
  <w:num w:numId="21">
    <w:abstractNumId w:val="8"/>
  </w:num>
  <w:num w:numId="22">
    <w:abstractNumId w:val="21"/>
  </w:num>
  <w:num w:numId="23">
    <w:abstractNumId w:val="10"/>
  </w:num>
  <w:num w:numId="24">
    <w:abstractNumId w:val="7"/>
  </w:num>
  <w:num w:numId="25">
    <w:abstractNumId w:val="4"/>
  </w:num>
  <w:num w:numId="26">
    <w:abstractNumId w:val="18"/>
  </w:num>
  <w:num w:numId="27">
    <w:abstractNumId w:val="27"/>
  </w:num>
  <w:num w:numId="28">
    <w:abstractNumId w:val="5"/>
  </w:num>
  <w:num w:numId="29">
    <w:abstractNumId w:val="26"/>
  </w:num>
  <w:num w:numId="30">
    <w:abstractNumId w:val="2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Novikova, Ekaterina (Lead Quality Manager)">
    <w15:presenceInfo w15:providerId="AD" w15:userId="S::E.Novikova@softline.com::9e68f3e4-89ee-4726-9a1b-e836e898b61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098"/>
    <w:rsid w:val="002809FF"/>
    <w:rsid w:val="007E6A5E"/>
    <w:rsid w:val="00B70098"/>
    <w:rsid w:val="00DC7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BFE2D1"/>
  <w15:chartTrackingRefBased/>
  <w15:docId w15:val="{D11562E3-4609-4B03-83ED-D16A49F2A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DC74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DC74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s-rtefontsize-2">
    <w:name w:val="ms-rtefontsize-2"/>
    <w:basedOn w:val="a0"/>
    <w:rsid w:val="00DC7497"/>
  </w:style>
  <w:style w:type="character" w:styleId="a4">
    <w:name w:val="Strong"/>
    <w:basedOn w:val="a0"/>
    <w:uiPriority w:val="22"/>
    <w:qFormat/>
    <w:rsid w:val="00DC7497"/>
    <w:rPr>
      <w:b/>
      <w:bCs/>
    </w:rPr>
  </w:style>
  <w:style w:type="character" w:customStyle="1" w:styleId="ms-rteforecolor-6">
    <w:name w:val="ms-rteforecolor-6"/>
    <w:basedOn w:val="a0"/>
    <w:rsid w:val="00DC7497"/>
  </w:style>
  <w:style w:type="character" w:customStyle="1" w:styleId="ms-rtefontsize-3">
    <w:name w:val="ms-rtefontsize-3"/>
    <w:basedOn w:val="a0"/>
    <w:rsid w:val="00DC7497"/>
  </w:style>
  <w:style w:type="character" w:customStyle="1" w:styleId="ms-rtethemebackcolor-1-0">
    <w:name w:val="ms-rtethemebackcolor-1-0"/>
    <w:basedOn w:val="a0"/>
    <w:rsid w:val="00DC7497"/>
  </w:style>
  <w:style w:type="character" w:styleId="a5">
    <w:name w:val="Hyperlink"/>
    <w:basedOn w:val="a0"/>
    <w:uiPriority w:val="99"/>
    <w:semiHidden/>
    <w:unhideWhenUsed/>
    <w:rsid w:val="00DC7497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DC7497"/>
    <w:rPr>
      <w:color w:val="800080"/>
      <w:u w:val="single"/>
    </w:rPr>
  </w:style>
  <w:style w:type="character" w:styleId="a7">
    <w:name w:val="Emphasis"/>
    <w:basedOn w:val="a0"/>
    <w:uiPriority w:val="20"/>
    <w:qFormat/>
    <w:rsid w:val="00DC7497"/>
    <w:rPr>
      <w:i/>
      <w:iCs/>
    </w:rPr>
  </w:style>
  <w:style w:type="character" w:customStyle="1" w:styleId="ms-rtethemeforecolor-2-0">
    <w:name w:val="ms-rtethemeforecolor-2-0"/>
    <w:basedOn w:val="a0"/>
    <w:rsid w:val="00DC7497"/>
  </w:style>
  <w:style w:type="character" w:customStyle="1" w:styleId="ms-rteforecolor-1">
    <w:name w:val="ms-rteforecolor-1"/>
    <w:basedOn w:val="a0"/>
    <w:rsid w:val="00DC7497"/>
  </w:style>
  <w:style w:type="character" w:customStyle="1" w:styleId="ms-rtebackcolor-4">
    <w:name w:val="ms-rtebackcolor-4"/>
    <w:basedOn w:val="a0"/>
    <w:rsid w:val="00DC7497"/>
  </w:style>
  <w:style w:type="character" w:customStyle="1" w:styleId="msoins0">
    <w:name w:val="msoins"/>
    <w:basedOn w:val="a0"/>
    <w:rsid w:val="00DC7497"/>
  </w:style>
  <w:style w:type="character" w:customStyle="1" w:styleId="ms-rtethemefontface-1">
    <w:name w:val="ms-rtethemefontface-1"/>
    <w:basedOn w:val="a0"/>
    <w:rsid w:val="00DC74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54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06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4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19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4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19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58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71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04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702823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59344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2573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1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6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27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28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76058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69157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32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4729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0744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07297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29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27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1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91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9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24242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839798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2095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44751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iki.softline.com/pages/viewpage.action?pageId=829902462" TargetMode="External"/><Relationship Id="rId18" Type="http://schemas.openxmlformats.org/officeDocument/2006/relationships/hyperlink" Target="https://sp.softline.com/softlinetrade/QualityChecking/DocLib/%D0%9E%D1%82%D0%B2%D0%B5%D1%82%D1%81%D1%82%D0%B2%D0%B5%D0%BD%D0%BD%D0%BE%D1%81%D1%82%D1%8C%20%D0%B7%D0%B0%20%D0%BD%D0%B0%D1%80%D1%83%D1%88%D0%B5%D0%BD%D0%B8%D1%8F%20%D0%B2%20%D1%80%D0%B0%D0%B1%D0%BE%D1%82%D0%B5%20%D1%81%20%D0%BA%D0%BB%D0%B8%D0%B5%D0%BD%D1%82%D1%81%D0%BA%D0%B8%D0%BC%D0%B8%20%D1%81%D0%B4%D0%B5%D0%BB%D0%BA%D0%B0%D0%BC%D0%B8.aspx" TargetMode="External"/><Relationship Id="rId26" Type="http://schemas.openxmlformats.org/officeDocument/2006/relationships/hyperlink" Target="https://sp.softline.com/softlinetrade/QualityChecking/_layouts/15/DocIdRedir.aspx?ID=SOFTLINE-1818505455-680" TargetMode="External"/><Relationship Id="rId39" Type="http://schemas.openxmlformats.org/officeDocument/2006/relationships/hyperlink" Target="https://sp.softline.com/softlinetrade/QualityChecking/DocLib/%D0%9A%D0%BE%D0%BD%D1%82%D1%80%D0%BE%D0%BB%D1%8C%20%D0%BF%D0%BE%D1%81%D1%82%D0%B0%D0%B2%D0%BE%D0%BA/%D0%9A%D0%BE%D0%BD%D1%82%D1%80%D0%BE%D0%BB%D1%8C%20%D0%BF%D0%BE%D1%81%D1%82%D0%B0%D0%B2%D0%BE%D0%BA%20%D0%B2%20%D0%BF%D1%80%D0%BE%D0%B5%D0%BA%D1%82%D0%B0%D1%85.aspx" TargetMode="External"/><Relationship Id="rId21" Type="http://schemas.openxmlformats.org/officeDocument/2006/relationships/hyperlink" Target="https://clck.ru/34haeH" TargetMode="External"/><Relationship Id="rId34" Type="http://schemas.openxmlformats.org/officeDocument/2006/relationships/hyperlink" Target="https://sp.softline.com/softlinetrade/QualityDirection/_layouts/15/WopiFrame.aspx?sourcedoc=%7be5eeeda7-ffb5-40d7-ac47-11c64db58a67%7d&amp;action=view" TargetMode="External"/><Relationship Id="rId42" Type="http://schemas.openxmlformats.org/officeDocument/2006/relationships/hyperlink" Target="https://sp.softline.com/softlinetrade/QualityChecking/DocLib/%D0%98%D0%BD%D1%84.%20%D1%81%D1%82%D1%80%D0%B0%D0%BD%D0%B8%D1%86%D0%B0%20%D0%A0%D0%B5%D1%81%D1%83%D1%80%D1%81%D0%BD%D1%8B%D0%B9%20%D0%BA%D0%BE%D0%BC%D0%B8%D1%82%D0%B5%D1%82%20%D1%80%D0%B5%D0%B0%D0%BB%D0%B8%D0%B7%D0%B0%D1%86%D0%B8%D0%B8%20(%D0%BF%D1%80%D0%B5%D1%81%D0%B5%D0%B9%D0%BB).aspx" TargetMode="External"/><Relationship Id="rId47" Type="http://schemas.openxmlformats.org/officeDocument/2006/relationships/hyperlink" Target="https://sp.softline.com/softlinetrade/QualityChecking/DocLib/%D0%A2%D0%B5%D0%BD%D0%B4%D0%B5%D1%80%D1%8B/%D0%9E%D1%80%D0%B3%D0%B0%D0%BD%D0%B8%D0%B7%D0%B0%D1%86%D0%B8%D1%8F%20%D1%82%D0%BE%D1%80%D0%B3%D0%BE%D0%B2%20%D0%B8%20%D0%B8%D1%81%D0%BF%D0%BE%D0%BB%D0%BD%D0%B5%D0%BD%D0%B8%D0%B5%20%D0%BA%D0%BE%D0%BD%D1%82%D1%80%D0%B0%D0%BA%D1%82%D0%BE%D0%B2.aspx" TargetMode="External"/><Relationship Id="rId50" Type="http://schemas.openxmlformats.org/officeDocument/2006/relationships/hyperlink" Target="https://sp.softline.com/softlinetrade/QualityChecking/DocLib/%D0%A0%D0%B0%D0%B1%D0%BE%D1%82%D0%B0%20%D1%81%20%D0%B4%D0%BE%D0%B3%D0%BE%D0%B2%D0%BE%D1%80%D0%B0%D0%BC%D0%B8/%D0%9E%D1%81%D0%BD%D0%BE%D0%B2%D0%BD%D0%BE%D0%B5%20%D0%BE%20%D0%B4%D0%BE%D0%B3%D0%BE%D0%B2%D0%BE%D1%80%D0%B0%D1%85.aspx" TargetMode="External"/><Relationship Id="rId55" Type="http://schemas.openxmlformats.org/officeDocument/2006/relationships/theme" Target="theme/theme1.xml"/><Relationship Id="rId7" Type="http://schemas.openxmlformats.org/officeDocument/2006/relationships/hyperlink" Target="https://sp.softline.com/softlinetrade/QualityChecking/DocLib2/%D0%9F%D1%80%D0%BE%D0%B5%D0%BA%D1%82.aspx" TargetMode="External"/><Relationship Id="rId2" Type="http://schemas.openxmlformats.org/officeDocument/2006/relationships/styles" Target="styles.xml"/><Relationship Id="rId16" Type="http://schemas.openxmlformats.org/officeDocument/2006/relationships/hyperlink" Target="https://sp.softline.com/softlinetrade/QualityChecking/DocLib/%D0%9C%D0%B0%D1%80%D0%B6%D0%B0/%D0%A3%D1%87%D0%B5%D1%82%20%D0%BC%D0%B0%D1%80%D0%B6%D0%B8%20%D0%B4%D0%BB%D1%8F%20%D0%9F%D0%9E,%20%D0%A3%D1%81%D0%BB%D1%83%D0%B3%D0%B8,%20Hardware,%20Cloud,%20%D0%9F%D0%BE%D0%B4%D0%BF%D0%B8%D1%81%D0%BA%D0%B0.aspx" TargetMode="External"/><Relationship Id="rId29" Type="http://schemas.openxmlformats.org/officeDocument/2006/relationships/hyperlink" Target="https://wiki.softline.com/pages/viewpage.action?pageId=819691943" TargetMode="External"/><Relationship Id="rId11" Type="http://schemas.openxmlformats.org/officeDocument/2006/relationships/hyperlink" Target="https://wiki.softline.com/download/attachments/826408346/%d0%94%d0%98%d0%a0%20%d0%9e%d0%bf%d1%80%d0%be%d1%81%d0%bd%d0%b8%d0%ba%20%d0%b4%d0%bb%d1%8f%20%d0%b7%d0%b0%d0%bf%d0%be%d0%bb%d0%bd%d0%b5%d0%bd%d0%b8%d1%8f%20SS_v.1.xlsx?version=1&amp;modificationDate=1741160370270&amp;api=v2&amp;download=true" TargetMode="External"/><Relationship Id="rId24" Type="http://schemas.openxmlformats.org/officeDocument/2006/relationships/hyperlink" Target="https://sp.softline.com/softlinetrade/QualityChecking/_layouts/15/DocIdRedir.aspx?ID=SOFTLINE-1818505455-666" TargetMode="External"/><Relationship Id="rId32" Type="http://schemas.openxmlformats.org/officeDocument/2006/relationships/hyperlink" Target="https://wiki.softline.com/download/attachments/826408346/%d0%94%d0%98%d0%a0%20%d0%9e%d0%bf%d1%80%d0%be%d1%81%d0%bd%d0%b8%d0%ba%20%d0%b4%d0%bb%d1%8f%20%d0%b7%d0%b0%d0%bf%d0%be%d0%bb%d0%bd%d0%b5%d0%bd%d0%b8%d1%8f%20SS_v.1.xlsx?version=1&amp;modificationDate=1741160370270&amp;api=v2&amp;download=true" TargetMode="External"/><Relationship Id="rId37" Type="http://schemas.openxmlformats.org/officeDocument/2006/relationships/hyperlink" Target="https://sp.softline.com/softlinetrade/QualityChecking/DocLib/09,03-6%20%D0%A4%D0%B0%D0%B7%D0%B0%203.%20%D0%A0%D0%B5%D0%B0%D0%BB%D0%B8%D0%B7%D0%B0%D1%86%D0%B8%D1%8F%20%D0%9F%D0%A0%D0%9E%D0%95%D0%9A%D0%A2.aspx" TargetMode="External"/><Relationship Id="rId40" Type="http://schemas.openxmlformats.org/officeDocument/2006/relationships/hyperlink" Target="https://sp.softline.com/softlinetrade/QualityChecking/DocLib/%D0%A3%D0%BF%D1%80%D0%B0%D0%B2%D0%BB%D0%B5%D0%BD%D0%B8%D0%B5%20%D1%80%D0%B8%D1%81%D0%BA%D0%B0%D0%BC%D0%B8.aspx" TargetMode="External"/><Relationship Id="rId45" Type="http://schemas.openxmlformats.org/officeDocument/2006/relationships/hyperlink" Target="https://sp.softline.com/softlinetrade/QualityChecking/DocLib/%D0%A2%D0%B5%D0%BD%D0%B4%D0%B5%D1%80%D1%8B/%D0%9E%D1%80%D0%B3%D0%B0%D0%BD%D0%B8%D0%B7%D0%B0%D1%86%D0%B8%D1%8F%20%D1%82%D0%BE%D1%80%D0%B3%D0%BE%D0%B2%20%D0%B8%20%D0%B8%D1%81%D0%BF%D0%BE%D0%BB%D0%BD%D0%B5%D0%BD%D0%B8%D0%B5%20%D0%BA%D0%BE%D0%BD%D1%82%D1%80%D0%B0%D0%BA%D1%82%D0%BE%D0%B2.aspx" TargetMode="External"/><Relationship Id="rId53" Type="http://schemas.openxmlformats.org/officeDocument/2006/relationships/fontTable" Target="fontTable.xml"/><Relationship Id="rId5" Type="http://schemas.openxmlformats.org/officeDocument/2006/relationships/hyperlink" Target="https://sp.softline.com/softlinetrade/QualityChecking/DocLib2/%D0%9F%D1%80%D0%B5%D1%81%D0%B5%D0%B9%D0%BB%20(Pre-sale).aspx" TargetMode="External"/><Relationship Id="rId10" Type="http://schemas.openxmlformats.org/officeDocument/2006/relationships/hyperlink" Target="https://sp.softline.com/softlinetrade/QualityChecking/DocLib2/Solution%20sales.aspx" TargetMode="External"/><Relationship Id="rId19" Type="http://schemas.openxmlformats.org/officeDocument/2006/relationships/hyperlink" Target="https://sp.softline.com/softlinetrade/QualityChecking/_layouts/15/DocIdRedir.aspx?ID=SOFTLINE-1818505455-1031" TargetMode="External"/><Relationship Id="rId31" Type="http://schemas.openxmlformats.org/officeDocument/2006/relationships/hyperlink" Target="https://sp.softline.com/softlinetrade/QualityChecking/DocLib2/%D0%90%D1%80%D1%85%D0%B8%D1%82%D0%B5%D0%BA%D1%82%D0%BE%D1%80%20%D0%BF%D1%80%D0%BE%D0%B5%D0%BA%D1%82%D0%B0.aspx" TargetMode="External"/><Relationship Id="rId44" Type="http://schemas.openxmlformats.org/officeDocument/2006/relationships/hyperlink" Target="https://sp.softline.com/softlinetrade/QualityChecking/DocLib/%D0%A2%D0%B5%D0%BD%D0%B4%D0%B5%D1%80%D1%8B/%D0%9E%D1%80%D0%B3%D0%B0%D0%BD%D0%B8%D0%B7%D0%B0%D1%86%D0%B8%D1%8F%20%D1%82%D0%BE%D1%80%D0%B3%D0%BE%D0%B2%20%D0%B8%20%D0%B8%D1%81%D0%BF%D0%BE%D0%BB%D0%BD%D0%B5%D0%BD%D0%B8%D0%B5%20%D0%BA%D0%BE%D0%BD%D1%82%D1%80%D0%B0%D0%BA%D1%82%D0%BE%D0%B2.aspx" TargetMode="External"/><Relationship Id="rId52" Type="http://schemas.openxmlformats.org/officeDocument/2006/relationships/hyperlink" Target="https://sp.softline.com/jur/Lists/Contracts_20/myTickets.asp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p.softline.com/softlinetrade/QualityChecking/DocLib/%D0%97%D0%B0%D1%8F%D0%B2%D0%BA%D0%B8%20%D0%BD%D0%B0%20%D0%9F%D0%9E,%20HW%20,%20%D0%A3%D1%81%D0%BB%D1%83%D0%B3%D0%B8,%20%D0%AD%D0%BA%D0%B7%D0%BE%D1%82%D0%B8%D0%BA%D1%83%20%D0%B2%20CRM/%D0%97%D0%B0%D1%8F%D0%B2%D0%BA%D0%B8%20%D0%BD%D0%B0%20%D1%80%D0%B0%D1%81%D1%87%D1%91%D1%82%20%D0%B2%20CRM.aspx" TargetMode="External"/><Relationship Id="rId14" Type="http://schemas.openxmlformats.org/officeDocument/2006/relationships/hyperlink" Target="https://sp.softline.com/softlinetrade/QualityChecking/_layouts/15/DocIdRedir.aspx?ID=SOFTLINE-1818505455-671" TargetMode="External"/><Relationship Id="rId22" Type="http://schemas.openxmlformats.org/officeDocument/2006/relationships/hyperlink" Target="https://wiki.softline.com/pages/viewpage.action?pageId=829902503" TargetMode="External"/><Relationship Id="rId27" Type="http://schemas.openxmlformats.org/officeDocument/2006/relationships/hyperlink" Target="https://sp.softline.com/softlinetrade/QualityChecking/DocLib/%D0%98%D0%BD%D1%84.%20%D1%81%D1%82%D1%80%D0%B0%D0%BD%D0%B8%D1%86%D0%B0%20%D0%A0%D0%B5%D1%81%D1%83%D1%80%D1%81%D0%BD%D1%8B%D0%B9%20%D0%BA%D0%BE%D0%BC%D0%B8%D1%82%D0%B5%D1%82%20%D1%80%D0%B5%D0%B0%D0%BB%D0%B8%D0%B7%D0%B0%D1%86%D0%B8%D0%B8%20(%D0%BF%D1%80%D0%B5%D1%81%D0%B5%D0%B9%D0%BB).aspx" TargetMode="External"/><Relationship Id="rId30" Type="http://schemas.openxmlformats.org/officeDocument/2006/relationships/hyperlink" Target="https://wiki.softline.com/pages/viewpage.action?pageId=816846324" TargetMode="External"/><Relationship Id="rId35" Type="http://schemas.openxmlformats.org/officeDocument/2006/relationships/hyperlink" Target="https://sp.softline.com/softlinetrade/QualityChecking/DocLib/%D0%A3%D0%BF%D1%80%D0%B0%D0%B2%D0%BB%D0%B5%D0%BD%D0%B8%D0%B5%20%D1%80%D0%B8%D1%81%D0%BA%D0%B0%D0%BC%D0%B8.aspx" TargetMode="External"/><Relationship Id="rId43" Type="http://schemas.openxmlformats.org/officeDocument/2006/relationships/hyperlink" Target="https://clck.ru/34heRn" TargetMode="External"/><Relationship Id="rId48" Type="http://schemas.openxmlformats.org/officeDocument/2006/relationships/hyperlink" Target="https://sp.softline.com/gs/DocsLaw/Forms/AllItems.aspx" TargetMode="External"/><Relationship Id="rId8" Type="http://schemas.openxmlformats.org/officeDocument/2006/relationships/hyperlink" Target="https://sp.softline.com/softlinetrade/QualityChecking/DocLib/%D0%A0%D1%83%D0%BA%D0%BE%D0%B2%D0%BE%D0%B4%D1%81%D1%82%D0%B2%D0%BE%20%D0%BF%D0%BE%20%D0%BE%D0%BA%D0%B0%D0%B7%D0%B0%D0%BD%D0%B8%D1%8E%20%D1%83%D1%81%D0%BB%D1%83%D0%B3.aspx" TargetMode="External"/><Relationship Id="rId51" Type="http://schemas.openxmlformats.org/officeDocument/2006/relationships/hyperlink" Target="https://sp.softline.com/softlinetrade/QualityChecking/DocLib/%D0%A0%D0%B0%D0%B1%D0%BE%D1%82%D0%B0%20%D1%81%20%D0%B4%D0%BE%D0%B3%D0%BE%D0%B2%D0%BE%D1%80%D0%B0%D0%BC%D0%B8/%D0%9E%D1%81%D0%BD%D0%BE%D0%B2%D0%BD%D0%BE%D0%B5%20%D0%BE%20%D0%B4%D0%BE%D0%B3%D0%BE%D0%B2%D0%BE%D1%80%D0%B0%D1%85.aspx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iki.softline.com/download/attachments/826408128/%d0%a2%d0%9f%20%d0%9e%d0%bf%d1%80%d0%be%d1%81%d0%bd%d0%b8%d0%ba%20%d0%b4%d0%bb%d1%8f%20%d0%b7%d0%b0%d0%bf%d0%be%d0%bb%d0%bd%d0%b5%d0%bd%d0%b8%d1%8f%20SS_v.1.xlsx?version=1&amp;modificationDate=1741088434365&amp;api=v2&amp;download=true" TargetMode="External"/><Relationship Id="rId17" Type="http://schemas.openxmlformats.org/officeDocument/2006/relationships/hyperlink" Target="https://sp.softline.com/softlinetrade/QualityChecking/DocLib/%D0%9C%D0%B0%D1%80%D0%B6%D0%B0/%D0%9A%D0%BE%D1%80%D1%80%D0%B5%D0%BA%D1%82%D0%B8%D1%80%D0%BE%D0%B2%D0%BA%D0%B8%20%D0%BC%D0%B0%D1%80%D0%B6%D0%B8%20(%D0%B2%D1%8B%D1%87%D0%B5%D1%82%D1%8B).aspx" TargetMode="External"/><Relationship Id="rId25" Type="http://schemas.openxmlformats.org/officeDocument/2006/relationships/hyperlink" Target="https://sp.softline.com/softlinetrade/QualityChecking/_layouts/15/DocIdRedir.aspx?ID=SOFTLINE-1818505455-671" TargetMode="External"/><Relationship Id="rId33" Type="http://schemas.openxmlformats.org/officeDocument/2006/relationships/hyperlink" Target="https://wiki.softline.com/pages/viewpage.action?pageId=829902503" TargetMode="External"/><Relationship Id="rId38" Type="http://schemas.openxmlformats.org/officeDocument/2006/relationships/hyperlink" Target="https://clck.ru/34hb2a" TargetMode="External"/><Relationship Id="rId46" Type="http://schemas.openxmlformats.org/officeDocument/2006/relationships/hyperlink" Target="https://sp.softline.com/softlinetrade/QualityChecking/DocLib/%D0%A2%D0%B5%D0%BD%D0%B4%D0%B5%D1%80%D1%8B/%D0%9E%D1%80%D0%B3%D0%B0%D0%BD%D0%B8%D0%B7%D0%B0%D1%86%D0%B8%D1%8F%20%D1%82%D0%BE%D1%80%D0%B3%D0%BE%D0%B2%20%D0%B8%20%D0%B8%D1%81%D0%BF%D0%BE%D0%BB%D0%BD%D0%B5%D0%BD%D0%B8%D0%B5%20%D0%BA%D0%BE%D0%BD%D1%82%D1%80%D0%B0%D0%BA%D1%82%D0%BE%D0%B2.aspx" TargetMode="External"/><Relationship Id="rId20" Type="http://schemas.openxmlformats.org/officeDocument/2006/relationships/hyperlink" Target="https://wiki.softline.com/pages/viewpage.action?pageId=822407764" TargetMode="External"/><Relationship Id="rId41" Type="http://schemas.openxmlformats.org/officeDocument/2006/relationships/hyperlink" Target="https://sp.softline.com/softlinetrade/TechSupport/SitePages/EngineeringDiv.aspx" TargetMode="External"/><Relationship Id="rId54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hyperlink" Target="https://sp.softline.com/softlinetrade/QualityChecking/DocLib2/Solution%20sales.aspx" TargetMode="External"/><Relationship Id="rId15" Type="http://schemas.openxmlformats.org/officeDocument/2006/relationships/hyperlink" Target="https://sp.softline.com/softlinetrade/QualityChecking/_layouts/15/DocIdRedir.aspx?ID=SOFTLINE-1818505455-1031" TargetMode="External"/><Relationship Id="rId23" Type="http://schemas.openxmlformats.org/officeDocument/2006/relationships/hyperlink" Target="https://sp.softline.com/softlinetrade/QualityChecking/DocLib/%D0%9F%D1%80%D0%BE%D0%B5%D0%BA%D1%82%D1%8B/%D0%9E%D1%80%D0%B3%D0%B0%D0%BD%D0%B8%D0%B7%D0%B0%D1%86%D0%B8%D1%8F%20%D0%BF%D1%80%D0%BE%D0%B5%D0%BA%D1%82%D0%BD%D0%BE%D0%B9%20%D0%B4%D0%B5%D1%8F%D1%82%D0%B5%D0%BB%D1%8C%D0%BD%D0%BE%D1%81%D1%82%D0%B8.aspx" TargetMode="External"/><Relationship Id="rId28" Type="http://schemas.openxmlformats.org/officeDocument/2006/relationships/hyperlink" Target="https://wiki.softline.com/pages/viewpage.action?pageId=829902503" TargetMode="External"/><Relationship Id="rId36" Type="http://schemas.openxmlformats.org/officeDocument/2006/relationships/hyperlink" Target="https://sp.softline.com/softlinetrade/QualityDirection/SharedDocLib/Forms/AllItems.aspx?RootFolder=/softlinetrade/QualityDirection/SharedDocLib/%D0%A0%D0%B5%D0%B5%D1%81%D1%82%D1%80%20%D1%80%D0%B8%D1%81%D0%BA%D0%BE%D0%B2%20%D0%BF%D1%80%D0%BE%D1%86%D0%B5%D1%81%D1%81%D0%BE%D0%B2&amp;FolderCTID=0x0120004B2C972564ABAC4C9A31F150C3D6BE2A&amp;View=%7b1412C86A-0A63-43CF-BDC9-D8EEF51D3F58%7d" TargetMode="External"/><Relationship Id="rId49" Type="http://schemas.openxmlformats.org/officeDocument/2006/relationships/hyperlink" Target="https://sp.softline.com/softlinetrade/QualityChecking/DocLib/%D0%A0%D0%B0%D0%B1%D0%BE%D1%82%D0%B0%20%D1%81%20%D0%B4%D0%BE%D0%B3%D0%BE%D0%B2%D0%BE%D1%80%D0%B0%D0%BC%D0%B8/%D0%A1%D0%BE%D1%81%D1%82%D0%B0%D0%B2%D0%BB%D0%B5%D0%BD%D0%B8%D0%B5%20%D0%B4%D0%BE%D0%B3%D0%BE%D0%B2%D0%BE%D1%80%D0%BE%D0%B2%20%D1%81%20%D0%BD%D1%83%D0%BB%D1%8F.asp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5800</Words>
  <Characters>33060</Characters>
  <Application>Microsoft Office Word</Application>
  <DocSecurity>0</DocSecurity>
  <Lines>275</Lines>
  <Paragraphs>77</Paragraphs>
  <ScaleCrop>false</ScaleCrop>
  <Company/>
  <LinksUpToDate>false</LinksUpToDate>
  <CharactersWithSpaces>38783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Novikova, Ekaterina (Lead Quality Manager)</dc:creator>
  <cp:keywords/>
  <dc:description/>
  <cp:lastModifiedBy>Novikova, Ekaterina (Lead Quality Manager)</cp:lastModifiedBy>
  <cp:revision>3</cp:revision>
  <dcterms:created xsi:type="dcterms:W3CDTF">2025-12-10T07:25:00Z</dcterms:created>
  <dcterms:modified xsi:type="dcterms:W3CDTF">2025-12-15T10:31:00Z</dcterms:modified>
</cp:coreProperties>
</file>